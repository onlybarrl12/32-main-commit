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E3A0" w14:textId="77777777" w:rsidR="003343CB" w:rsidRDefault="0023661F" w:rsidP="0023661F">
      <w:pPr>
        <w:rPr>
          <w:b/>
          <w:bCs/>
          <w:sz w:val="32"/>
          <w:szCs w:val="28"/>
        </w:rPr>
      </w:pPr>
      <w:r w:rsidRPr="0023661F">
        <w:rPr>
          <w:sz w:val="32"/>
          <w:szCs w:val="28"/>
        </w:rPr>
        <w:t xml:space="preserve">                                </w:t>
      </w:r>
      <w:r w:rsidRPr="0023661F">
        <w:rPr>
          <w:b/>
          <w:bCs/>
          <w:sz w:val="32"/>
          <w:szCs w:val="28"/>
        </w:rPr>
        <w:t>Budget Management Portal</w:t>
      </w:r>
    </w:p>
    <w:p w14:paraId="741CE0C1" w14:textId="3C30005D" w:rsidR="00FD753E" w:rsidRDefault="003343CB" w:rsidP="0023661F">
      <w:pPr>
        <w:rPr>
          <w:b/>
          <w:bCs/>
          <w:sz w:val="28"/>
          <w:szCs w:val="24"/>
        </w:rPr>
      </w:pPr>
      <w:r>
        <w:rPr>
          <w:b/>
          <w:bCs/>
          <w:sz w:val="40"/>
          <w:szCs w:val="36"/>
        </w:rPr>
        <w:t xml:space="preserve">               </w:t>
      </w:r>
      <w:r w:rsidR="00FD753E" w:rsidRPr="003343CB">
        <w:rPr>
          <w:b/>
          <w:bCs/>
          <w:sz w:val="28"/>
          <w:szCs w:val="24"/>
        </w:rPr>
        <w:t xml:space="preserve"> </w:t>
      </w:r>
      <w:r w:rsidRPr="003343CB">
        <w:rPr>
          <w:b/>
          <w:bCs/>
          <w:sz w:val="28"/>
          <w:szCs w:val="24"/>
        </w:rPr>
        <w:t>Software Requirements Specification (SRS)</w:t>
      </w:r>
    </w:p>
    <w:p w14:paraId="1E4F1459" w14:textId="77777777" w:rsidR="003343CB" w:rsidRDefault="003343CB" w:rsidP="0023661F">
      <w:pPr>
        <w:rPr>
          <w:b/>
          <w:bCs/>
          <w:sz w:val="28"/>
          <w:szCs w:val="24"/>
        </w:rPr>
      </w:pPr>
    </w:p>
    <w:p w14:paraId="6BCEC47D" w14:textId="77777777" w:rsidR="003343CB" w:rsidRDefault="003343CB" w:rsidP="0023661F">
      <w:pPr>
        <w:rPr>
          <w:b/>
          <w:bCs/>
          <w:sz w:val="28"/>
          <w:szCs w:val="24"/>
        </w:rPr>
      </w:pPr>
    </w:p>
    <w:p w14:paraId="610142BE" w14:textId="77777777" w:rsidR="003343CB" w:rsidRPr="003343CB" w:rsidRDefault="003343CB" w:rsidP="003343CB">
      <w:pPr>
        <w:rPr>
          <w:b/>
          <w:bCs/>
          <w:sz w:val="28"/>
          <w:szCs w:val="24"/>
        </w:rPr>
      </w:pPr>
      <w:r w:rsidRPr="003343CB">
        <w:rPr>
          <w:b/>
          <w:bCs/>
          <w:sz w:val="28"/>
          <w:szCs w:val="24"/>
        </w:rPr>
        <w:t>1. Organization Structure</w:t>
      </w:r>
    </w:p>
    <w:p w14:paraId="086A4E5D" w14:textId="77777777" w:rsidR="003343CB" w:rsidRPr="003343CB" w:rsidRDefault="003343CB" w:rsidP="003343CB">
      <w:pPr>
        <w:rPr>
          <w:sz w:val="24"/>
          <w:szCs w:val="22"/>
        </w:rPr>
      </w:pPr>
      <w:r w:rsidRPr="003343CB">
        <w:rPr>
          <w:sz w:val="24"/>
          <w:szCs w:val="22"/>
        </w:rPr>
        <w:t>The Budget Management Portal is designed for South Eastern Region Pipelines (SERPL) of Indian Oil Corporation Limited. The portal shall support budget preparation, approval, and monitoring for all operating pipelines under SERPL.</w:t>
      </w:r>
    </w:p>
    <w:p w14:paraId="714D095E" w14:textId="737F62C6" w:rsidR="003343CB" w:rsidRDefault="003343CB" w:rsidP="003343CB">
      <w:pPr>
        <w:rPr>
          <w:sz w:val="24"/>
          <w:szCs w:val="22"/>
        </w:rPr>
      </w:pPr>
      <w:r w:rsidRPr="003343CB">
        <w:rPr>
          <w:sz w:val="24"/>
          <w:szCs w:val="22"/>
        </w:rPr>
        <w:t>SERPL consists of two Company Codes, each managing specific pipelines.</w:t>
      </w:r>
    </w:p>
    <w:p w14:paraId="62F865FC" w14:textId="77777777" w:rsidR="003343CB" w:rsidRDefault="003343CB" w:rsidP="003343CB">
      <w:pPr>
        <w:rPr>
          <w:sz w:val="24"/>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6751"/>
      </w:tblGrid>
      <w:tr w:rsidR="003343CB" w:rsidRPr="003343CB" w14:paraId="6CB895CB" w14:textId="77777777" w:rsidTr="003343CB">
        <w:trPr>
          <w:tblHeader/>
          <w:tblCellSpacing w:w="15" w:type="dxa"/>
        </w:trPr>
        <w:tc>
          <w:tcPr>
            <w:tcW w:w="0" w:type="auto"/>
            <w:vAlign w:val="center"/>
            <w:hideMark/>
          </w:tcPr>
          <w:p w14:paraId="22DD5BDA" w14:textId="77777777" w:rsidR="003343CB" w:rsidRPr="003343CB" w:rsidRDefault="003343CB" w:rsidP="003343CB">
            <w:pPr>
              <w:rPr>
                <w:b/>
                <w:bCs/>
                <w:sz w:val="24"/>
                <w:szCs w:val="22"/>
              </w:rPr>
            </w:pPr>
            <w:r w:rsidRPr="003343CB">
              <w:rPr>
                <w:b/>
                <w:bCs/>
                <w:sz w:val="24"/>
                <w:szCs w:val="22"/>
              </w:rPr>
              <w:t>Company Code</w:t>
            </w:r>
          </w:p>
        </w:tc>
        <w:tc>
          <w:tcPr>
            <w:tcW w:w="6706" w:type="dxa"/>
            <w:vAlign w:val="center"/>
            <w:hideMark/>
          </w:tcPr>
          <w:p w14:paraId="21199011" w14:textId="77777777" w:rsidR="003343CB" w:rsidRPr="003343CB" w:rsidRDefault="003343CB" w:rsidP="003343CB">
            <w:pPr>
              <w:rPr>
                <w:b/>
                <w:bCs/>
                <w:sz w:val="24"/>
                <w:szCs w:val="22"/>
              </w:rPr>
            </w:pPr>
            <w:r w:rsidRPr="003343CB">
              <w:rPr>
                <w:b/>
                <w:bCs/>
                <w:sz w:val="24"/>
                <w:szCs w:val="22"/>
              </w:rPr>
              <w:t>Pipeline</w:t>
            </w:r>
          </w:p>
        </w:tc>
      </w:tr>
      <w:tr w:rsidR="003343CB" w:rsidRPr="003343CB" w14:paraId="6F19327D" w14:textId="77777777" w:rsidTr="003343CB">
        <w:trPr>
          <w:tblCellSpacing w:w="15" w:type="dxa"/>
        </w:trPr>
        <w:tc>
          <w:tcPr>
            <w:tcW w:w="0" w:type="auto"/>
            <w:vAlign w:val="center"/>
            <w:hideMark/>
          </w:tcPr>
          <w:p w14:paraId="005780BD" w14:textId="77777777" w:rsidR="003343CB" w:rsidRPr="003343CB" w:rsidRDefault="003343CB" w:rsidP="003343CB">
            <w:pPr>
              <w:rPr>
                <w:sz w:val="24"/>
                <w:szCs w:val="22"/>
              </w:rPr>
            </w:pPr>
            <w:r w:rsidRPr="003343CB">
              <w:rPr>
                <w:sz w:val="24"/>
                <w:szCs w:val="22"/>
              </w:rPr>
              <w:t>9320</w:t>
            </w:r>
          </w:p>
        </w:tc>
        <w:tc>
          <w:tcPr>
            <w:tcW w:w="6706" w:type="dxa"/>
            <w:vAlign w:val="center"/>
            <w:hideMark/>
          </w:tcPr>
          <w:p w14:paraId="37F28D08" w14:textId="56E0729D" w:rsidR="003343CB" w:rsidRPr="003343CB" w:rsidRDefault="003343CB" w:rsidP="003343CB">
            <w:pPr>
              <w:rPr>
                <w:sz w:val="24"/>
                <w:szCs w:val="22"/>
              </w:rPr>
            </w:pPr>
            <w:r w:rsidRPr="003343CB">
              <w:rPr>
                <w:sz w:val="24"/>
                <w:szCs w:val="22"/>
              </w:rPr>
              <w:t xml:space="preserve">PHPL </w:t>
            </w:r>
          </w:p>
        </w:tc>
      </w:tr>
      <w:tr w:rsidR="003343CB" w:rsidRPr="003343CB" w14:paraId="15CB971A" w14:textId="77777777" w:rsidTr="003343CB">
        <w:trPr>
          <w:tblCellSpacing w:w="15" w:type="dxa"/>
        </w:trPr>
        <w:tc>
          <w:tcPr>
            <w:tcW w:w="0" w:type="auto"/>
            <w:vAlign w:val="center"/>
            <w:hideMark/>
          </w:tcPr>
          <w:p w14:paraId="34B2D1AF" w14:textId="77777777" w:rsidR="003343CB" w:rsidRPr="003343CB" w:rsidRDefault="003343CB" w:rsidP="003343CB">
            <w:pPr>
              <w:rPr>
                <w:sz w:val="24"/>
                <w:szCs w:val="22"/>
              </w:rPr>
            </w:pPr>
            <w:r w:rsidRPr="003343CB">
              <w:rPr>
                <w:sz w:val="24"/>
                <w:szCs w:val="22"/>
              </w:rPr>
              <w:t>9320</w:t>
            </w:r>
          </w:p>
        </w:tc>
        <w:tc>
          <w:tcPr>
            <w:tcW w:w="6706" w:type="dxa"/>
            <w:vAlign w:val="center"/>
            <w:hideMark/>
          </w:tcPr>
          <w:p w14:paraId="4B22EC2F" w14:textId="091714CB" w:rsidR="003343CB" w:rsidRPr="003343CB" w:rsidRDefault="003343CB" w:rsidP="003343CB">
            <w:pPr>
              <w:rPr>
                <w:sz w:val="24"/>
                <w:szCs w:val="22"/>
              </w:rPr>
            </w:pPr>
            <w:r w:rsidRPr="003343CB">
              <w:rPr>
                <w:sz w:val="24"/>
                <w:szCs w:val="22"/>
              </w:rPr>
              <w:t xml:space="preserve">PRRPL </w:t>
            </w:r>
          </w:p>
        </w:tc>
      </w:tr>
      <w:tr w:rsidR="003343CB" w:rsidRPr="003343CB" w14:paraId="41AF259C" w14:textId="77777777" w:rsidTr="003343CB">
        <w:trPr>
          <w:tblCellSpacing w:w="15" w:type="dxa"/>
        </w:trPr>
        <w:tc>
          <w:tcPr>
            <w:tcW w:w="0" w:type="auto"/>
            <w:vAlign w:val="center"/>
            <w:hideMark/>
          </w:tcPr>
          <w:p w14:paraId="3E70739F" w14:textId="77777777" w:rsidR="003343CB" w:rsidRPr="003343CB" w:rsidRDefault="003343CB" w:rsidP="003343CB">
            <w:pPr>
              <w:rPr>
                <w:sz w:val="24"/>
                <w:szCs w:val="22"/>
              </w:rPr>
            </w:pPr>
            <w:r w:rsidRPr="003343CB">
              <w:rPr>
                <w:sz w:val="24"/>
                <w:szCs w:val="22"/>
              </w:rPr>
              <w:t>9280</w:t>
            </w:r>
          </w:p>
        </w:tc>
        <w:tc>
          <w:tcPr>
            <w:tcW w:w="6706" w:type="dxa"/>
            <w:vAlign w:val="center"/>
            <w:hideMark/>
          </w:tcPr>
          <w:p w14:paraId="7B1076EC" w14:textId="01BEF3D6" w:rsidR="003343CB" w:rsidRPr="003343CB" w:rsidRDefault="003343CB" w:rsidP="003343CB">
            <w:pPr>
              <w:rPr>
                <w:sz w:val="24"/>
                <w:szCs w:val="22"/>
              </w:rPr>
            </w:pPr>
            <w:r w:rsidRPr="003343CB">
              <w:rPr>
                <w:sz w:val="24"/>
                <w:szCs w:val="22"/>
              </w:rPr>
              <w:t xml:space="preserve">PHBPL </w:t>
            </w:r>
          </w:p>
        </w:tc>
      </w:tr>
      <w:tr w:rsidR="003343CB" w:rsidRPr="003343CB" w14:paraId="43ADF4C1" w14:textId="77777777" w:rsidTr="003343CB">
        <w:trPr>
          <w:tblCellSpacing w:w="15" w:type="dxa"/>
        </w:trPr>
        <w:tc>
          <w:tcPr>
            <w:tcW w:w="0" w:type="auto"/>
            <w:vAlign w:val="center"/>
            <w:hideMark/>
          </w:tcPr>
          <w:p w14:paraId="77429E78" w14:textId="77777777" w:rsidR="003343CB" w:rsidRPr="003343CB" w:rsidRDefault="003343CB" w:rsidP="003343CB">
            <w:pPr>
              <w:rPr>
                <w:sz w:val="24"/>
                <w:szCs w:val="22"/>
              </w:rPr>
            </w:pPr>
            <w:r w:rsidRPr="003343CB">
              <w:rPr>
                <w:sz w:val="24"/>
                <w:szCs w:val="22"/>
              </w:rPr>
              <w:t>9280</w:t>
            </w:r>
          </w:p>
        </w:tc>
        <w:tc>
          <w:tcPr>
            <w:tcW w:w="6706" w:type="dxa"/>
            <w:vAlign w:val="center"/>
            <w:hideMark/>
          </w:tcPr>
          <w:p w14:paraId="51C668C3" w14:textId="2861502D" w:rsidR="003343CB" w:rsidRPr="003343CB" w:rsidRDefault="003343CB" w:rsidP="003343CB">
            <w:pPr>
              <w:rPr>
                <w:sz w:val="24"/>
                <w:szCs w:val="22"/>
              </w:rPr>
            </w:pPr>
            <w:r w:rsidRPr="003343CB">
              <w:rPr>
                <w:sz w:val="24"/>
                <w:szCs w:val="22"/>
              </w:rPr>
              <w:t xml:space="preserve">PSHPL </w:t>
            </w:r>
          </w:p>
        </w:tc>
      </w:tr>
    </w:tbl>
    <w:p w14:paraId="7513FEBA" w14:textId="77777777" w:rsidR="003343CB" w:rsidRPr="003343CB" w:rsidRDefault="003343CB" w:rsidP="003343CB">
      <w:pPr>
        <w:rPr>
          <w:sz w:val="24"/>
          <w:szCs w:val="22"/>
        </w:rPr>
      </w:pPr>
    </w:p>
    <w:p w14:paraId="752115F0" w14:textId="4CA700A8" w:rsidR="003343CB" w:rsidRPr="003343CB" w:rsidRDefault="003343CB" w:rsidP="003343CB">
      <w:pPr>
        <w:rPr>
          <w:b/>
          <w:bCs/>
          <w:sz w:val="28"/>
          <w:szCs w:val="24"/>
        </w:rPr>
      </w:pPr>
      <w:r w:rsidRPr="003343CB">
        <w:rPr>
          <w:b/>
          <w:bCs/>
          <w:sz w:val="28"/>
          <w:szCs w:val="24"/>
        </w:rPr>
        <w:t>2</w:t>
      </w:r>
      <w:r w:rsidRPr="003343CB">
        <w:rPr>
          <w:b/>
          <w:bCs/>
          <w:sz w:val="28"/>
          <w:szCs w:val="24"/>
        </w:rPr>
        <w:t>. Organizational Hierarchy</w:t>
      </w:r>
    </w:p>
    <w:p w14:paraId="115386B6" w14:textId="77777777" w:rsidR="003343CB" w:rsidRDefault="003343CB" w:rsidP="003343CB">
      <w:pPr>
        <w:rPr>
          <w:sz w:val="24"/>
          <w:szCs w:val="22"/>
        </w:rPr>
      </w:pPr>
      <w:r w:rsidRPr="003343CB">
        <w:rPr>
          <w:sz w:val="24"/>
          <w:szCs w:val="22"/>
        </w:rPr>
        <w:t>The organizational hierarchy for budget preparation shall be as follows:</w:t>
      </w:r>
    </w:p>
    <w:p w14:paraId="5E0F296F" w14:textId="77777777" w:rsidR="003343CB" w:rsidRDefault="003343CB" w:rsidP="003343CB">
      <w:pPr>
        <w:rPr>
          <w:sz w:val="24"/>
          <w:szCs w:val="22"/>
        </w:rPr>
      </w:pPr>
    </w:p>
    <w:p w14:paraId="51BB01AF" w14:textId="77777777" w:rsidR="003343CB" w:rsidRPr="003343CB" w:rsidRDefault="003343CB" w:rsidP="003343CB">
      <w:pPr>
        <w:rPr>
          <w:sz w:val="24"/>
          <w:szCs w:val="22"/>
        </w:rPr>
      </w:pPr>
      <w:r w:rsidRPr="003343CB">
        <w:rPr>
          <w:sz w:val="24"/>
          <w:szCs w:val="22"/>
        </w:rPr>
        <w:t>SERPL</w:t>
      </w:r>
    </w:p>
    <w:p w14:paraId="0E3C725D" w14:textId="77777777" w:rsidR="003343CB" w:rsidRPr="003343CB" w:rsidRDefault="003343CB" w:rsidP="003343CB">
      <w:pPr>
        <w:rPr>
          <w:sz w:val="24"/>
          <w:szCs w:val="22"/>
        </w:rPr>
      </w:pPr>
      <w:r w:rsidRPr="003343CB">
        <w:rPr>
          <w:sz w:val="24"/>
          <w:szCs w:val="22"/>
        </w:rPr>
        <w:t>│</w:t>
      </w:r>
    </w:p>
    <w:p w14:paraId="3FFC20D1" w14:textId="77777777" w:rsidR="003343CB" w:rsidRPr="003343CB" w:rsidRDefault="003343CB" w:rsidP="003343CB">
      <w:pPr>
        <w:rPr>
          <w:sz w:val="24"/>
          <w:szCs w:val="22"/>
        </w:rPr>
      </w:pPr>
      <w:r w:rsidRPr="003343CB">
        <w:rPr>
          <w:rFonts w:ascii="MS Gothic" w:eastAsia="MS Gothic" w:hAnsi="MS Gothic" w:cs="MS Gothic" w:hint="eastAsia"/>
          <w:sz w:val="24"/>
          <w:szCs w:val="22"/>
        </w:rPr>
        <w:t>├</w:t>
      </w:r>
      <w:r w:rsidRPr="003343CB">
        <w:rPr>
          <w:rFonts w:ascii="Aptos" w:hAnsi="Aptos" w:cs="Aptos"/>
          <w:sz w:val="24"/>
          <w:szCs w:val="22"/>
        </w:rPr>
        <w:t>──</w:t>
      </w:r>
      <w:r w:rsidRPr="003343CB">
        <w:rPr>
          <w:sz w:val="24"/>
          <w:szCs w:val="22"/>
        </w:rPr>
        <w:t xml:space="preserve"> Company Code 9320</w:t>
      </w:r>
    </w:p>
    <w:p w14:paraId="4683D342" w14:textId="77777777" w:rsidR="003343CB" w:rsidRPr="003343CB" w:rsidRDefault="003343CB" w:rsidP="003343CB">
      <w:pPr>
        <w:rPr>
          <w:sz w:val="24"/>
          <w:szCs w:val="22"/>
        </w:rPr>
      </w:pPr>
      <w:r w:rsidRPr="003343CB">
        <w:rPr>
          <w:sz w:val="24"/>
          <w:szCs w:val="22"/>
        </w:rPr>
        <w:t xml:space="preserve">│      </w:t>
      </w:r>
      <w:r w:rsidRPr="003343CB">
        <w:rPr>
          <w:rFonts w:ascii="MS Gothic" w:eastAsia="MS Gothic" w:hAnsi="MS Gothic" w:cs="MS Gothic" w:hint="eastAsia"/>
          <w:sz w:val="24"/>
          <w:szCs w:val="22"/>
        </w:rPr>
        <w:t>├</w:t>
      </w:r>
      <w:r w:rsidRPr="003343CB">
        <w:rPr>
          <w:rFonts w:ascii="Aptos" w:hAnsi="Aptos" w:cs="Aptos"/>
          <w:sz w:val="24"/>
          <w:szCs w:val="22"/>
        </w:rPr>
        <w:t>──</w:t>
      </w:r>
      <w:r w:rsidRPr="003343CB">
        <w:rPr>
          <w:sz w:val="24"/>
          <w:szCs w:val="22"/>
        </w:rPr>
        <w:t xml:space="preserve"> PHPL</w:t>
      </w:r>
    </w:p>
    <w:p w14:paraId="4A4C62F1" w14:textId="77777777" w:rsidR="003343CB" w:rsidRPr="003343CB" w:rsidRDefault="003343CB" w:rsidP="003343CB">
      <w:pPr>
        <w:rPr>
          <w:sz w:val="24"/>
          <w:szCs w:val="22"/>
        </w:rPr>
      </w:pPr>
      <w:r w:rsidRPr="003343CB">
        <w:rPr>
          <w:sz w:val="24"/>
          <w:szCs w:val="22"/>
        </w:rPr>
        <w:t>│      └── PRRPL</w:t>
      </w:r>
    </w:p>
    <w:p w14:paraId="6F7C9AD4" w14:textId="77777777" w:rsidR="003343CB" w:rsidRPr="003343CB" w:rsidRDefault="003343CB" w:rsidP="003343CB">
      <w:pPr>
        <w:rPr>
          <w:sz w:val="24"/>
          <w:szCs w:val="22"/>
        </w:rPr>
      </w:pPr>
      <w:r w:rsidRPr="003343CB">
        <w:rPr>
          <w:sz w:val="24"/>
          <w:szCs w:val="22"/>
        </w:rPr>
        <w:t>│</w:t>
      </w:r>
    </w:p>
    <w:p w14:paraId="1A4CAAB5" w14:textId="77777777" w:rsidR="003343CB" w:rsidRPr="003343CB" w:rsidRDefault="003343CB" w:rsidP="003343CB">
      <w:pPr>
        <w:rPr>
          <w:sz w:val="24"/>
          <w:szCs w:val="22"/>
        </w:rPr>
      </w:pPr>
      <w:r w:rsidRPr="003343CB">
        <w:rPr>
          <w:sz w:val="24"/>
          <w:szCs w:val="22"/>
        </w:rPr>
        <w:t>└── Company Code 9280</w:t>
      </w:r>
    </w:p>
    <w:p w14:paraId="0A3DA69E" w14:textId="77777777" w:rsidR="003343CB" w:rsidRPr="003343CB" w:rsidRDefault="003343CB" w:rsidP="003343CB">
      <w:pPr>
        <w:rPr>
          <w:sz w:val="24"/>
          <w:szCs w:val="22"/>
        </w:rPr>
      </w:pPr>
      <w:r w:rsidRPr="003343CB">
        <w:rPr>
          <w:sz w:val="24"/>
          <w:szCs w:val="22"/>
        </w:rPr>
        <w:t xml:space="preserve">       </w:t>
      </w:r>
      <w:r w:rsidRPr="003343CB">
        <w:rPr>
          <w:rFonts w:ascii="MS Gothic" w:eastAsia="MS Gothic" w:hAnsi="MS Gothic" w:cs="MS Gothic" w:hint="eastAsia"/>
          <w:sz w:val="24"/>
          <w:szCs w:val="22"/>
        </w:rPr>
        <w:t>├</w:t>
      </w:r>
      <w:r w:rsidRPr="003343CB">
        <w:rPr>
          <w:rFonts w:ascii="Aptos" w:hAnsi="Aptos" w:cs="Aptos"/>
          <w:sz w:val="24"/>
          <w:szCs w:val="22"/>
        </w:rPr>
        <w:t>──</w:t>
      </w:r>
      <w:r w:rsidRPr="003343CB">
        <w:rPr>
          <w:sz w:val="24"/>
          <w:szCs w:val="22"/>
        </w:rPr>
        <w:t xml:space="preserve"> PHBPL</w:t>
      </w:r>
    </w:p>
    <w:p w14:paraId="1E2CD763" w14:textId="394FAD48" w:rsidR="003343CB" w:rsidRDefault="003343CB" w:rsidP="003343CB">
      <w:pPr>
        <w:rPr>
          <w:sz w:val="24"/>
          <w:szCs w:val="22"/>
        </w:rPr>
      </w:pPr>
      <w:r w:rsidRPr="003343CB">
        <w:rPr>
          <w:sz w:val="24"/>
          <w:szCs w:val="22"/>
        </w:rPr>
        <w:t xml:space="preserve">       └── PSHPL</w:t>
      </w:r>
    </w:p>
    <w:p w14:paraId="5B87E5B2" w14:textId="35891765" w:rsidR="003343CB" w:rsidRDefault="003343CB" w:rsidP="003343CB">
      <w:pPr>
        <w:rPr>
          <w:sz w:val="24"/>
          <w:szCs w:val="22"/>
        </w:rPr>
      </w:pPr>
      <w:r w:rsidRPr="003343CB">
        <w:rPr>
          <w:sz w:val="24"/>
          <w:szCs w:val="22"/>
        </w:rPr>
        <w:lastRenderedPageBreak/>
        <w:t xml:space="preserve">Each pipeline operates through multiple </w:t>
      </w:r>
      <w:r w:rsidRPr="003343CB">
        <w:rPr>
          <w:b/>
          <w:bCs/>
          <w:sz w:val="24"/>
          <w:szCs w:val="22"/>
        </w:rPr>
        <w:t>Base Offices</w:t>
      </w:r>
      <w:r w:rsidRPr="003343CB">
        <w:rPr>
          <w:sz w:val="24"/>
          <w:szCs w:val="22"/>
        </w:rPr>
        <w:t>, and each Base Office controls multiple operating locations</w:t>
      </w:r>
    </w:p>
    <w:p w14:paraId="66C0ECDE" w14:textId="77777777" w:rsidR="003343CB" w:rsidRDefault="003343CB" w:rsidP="003343CB">
      <w:pPr>
        <w:rPr>
          <w:sz w:val="24"/>
          <w:szCs w:val="22"/>
        </w:rPr>
      </w:pPr>
    </w:p>
    <w:p w14:paraId="06037CD1" w14:textId="53E62124" w:rsidR="003343CB" w:rsidRDefault="003343CB" w:rsidP="003343CB">
      <w:pPr>
        <w:rPr>
          <w:b/>
          <w:bCs/>
          <w:sz w:val="24"/>
          <w:szCs w:val="22"/>
        </w:rPr>
      </w:pPr>
      <w:r w:rsidRPr="003343CB">
        <w:rPr>
          <w:b/>
          <w:bCs/>
          <w:sz w:val="24"/>
          <w:szCs w:val="22"/>
        </w:rPr>
        <w:t xml:space="preserve">3. </w:t>
      </w:r>
      <w:r w:rsidRPr="003343CB">
        <w:rPr>
          <w:b/>
          <w:bCs/>
          <w:sz w:val="24"/>
          <w:szCs w:val="22"/>
        </w:rPr>
        <w:t>. Base Offices</w:t>
      </w:r>
    </w:p>
    <w:p w14:paraId="0A598053" w14:textId="77777777" w:rsidR="003343CB" w:rsidRPr="003343CB" w:rsidRDefault="003343CB" w:rsidP="003343CB">
      <w:pPr>
        <w:rPr>
          <w:sz w:val="24"/>
          <w:szCs w:val="22"/>
        </w:rPr>
      </w:pPr>
    </w:p>
    <w:p w14:paraId="7D8692A9" w14:textId="77777777" w:rsidR="003343CB" w:rsidRPr="003343CB" w:rsidRDefault="003343CB" w:rsidP="003343CB">
      <w:pPr>
        <w:rPr>
          <w:sz w:val="24"/>
          <w:szCs w:val="22"/>
        </w:rPr>
      </w:pPr>
      <w:r w:rsidRPr="003343CB">
        <w:rPr>
          <w:sz w:val="24"/>
          <w:szCs w:val="22"/>
        </w:rPr>
        <w:t>The following Base Offices shall be configured in the application.</w:t>
      </w:r>
    </w:p>
    <w:p w14:paraId="2EB54E8A" w14:textId="77777777" w:rsidR="003343CB" w:rsidRPr="003343CB" w:rsidRDefault="003343CB" w:rsidP="003343CB">
      <w:pPr>
        <w:numPr>
          <w:ilvl w:val="0"/>
          <w:numId w:val="3"/>
        </w:numPr>
        <w:rPr>
          <w:sz w:val="24"/>
          <w:szCs w:val="22"/>
        </w:rPr>
      </w:pPr>
      <w:r w:rsidRPr="003343CB">
        <w:rPr>
          <w:sz w:val="24"/>
          <w:szCs w:val="22"/>
        </w:rPr>
        <w:t xml:space="preserve">Paradip </w:t>
      </w:r>
    </w:p>
    <w:p w14:paraId="7C92C265" w14:textId="77777777" w:rsidR="003343CB" w:rsidRPr="003343CB" w:rsidRDefault="003343CB" w:rsidP="003343CB">
      <w:pPr>
        <w:numPr>
          <w:ilvl w:val="0"/>
          <w:numId w:val="3"/>
        </w:numPr>
        <w:rPr>
          <w:sz w:val="24"/>
          <w:szCs w:val="22"/>
        </w:rPr>
      </w:pPr>
      <w:r w:rsidRPr="003343CB">
        <w:rPr>
          <w:sz w:val="24"/>
          <w:szCs w:val="22"/>
        </w:rPr>
        <w:t xml:space="preserve">Bhubaneswar </w:t>
      </w:r>
    </w:p>
    <w:p w14:paraId="25389AB9" w14:textId="77777777" w:rsidR="003343CB" w:rsidRPr="003343CB" w:rsidRDefault="003343CB" w:rsidP="003343CB">
      <w:pPr>
        <w:numPr>
          <w:ilvl w:val="0"/>
          <w:numId w:val="3"/>
        </w:numPr>
        <w:rPr>
          <w:sz w:val="24"/>
          <w:szCs w:val="22"/>
        </w:rPr>
      </w:pPr>
      <w:r w:rsidRPr="003343CB">
        <w:rPr>
          <w:sz w:val="24"/>
          <w:szCs w:val="22"/>
        </w:rPr>
        <w:t xml:space="preserve">Sambalpur </w:t>
      </w:r>
    </w:p>
    <w:p w14:paraId="079472C4" w14:textId="77777777" w:rsidR="003343CB" w:rsidRPr="003343CB" w:rsidRDefault="003343CB" w:rsidP="003343CB">
      <w:pPr>
        <w:numPr>
          <w:ilvl w:val="0"/>
          <w:numId w:val="3"/>
        </w:numPr>
        <w:rPr>
          <w:sz w:val="24"/>
          <w:szCs w:val="22"/>
        </w:rPr>
      </w:pPr>
      <w:r w:rsidRPr="003343CB">
        <w:rPr>
          <w:sz w:val="24"/>
          <w:szCs w:val="22"/>
        </w:rPr>
        <w:t xml:space="preserve">ERPL </w:t>
      </w:r>
    </w:p>
    <w:p w14:paraId="65038E96" w14:textId="77777777" w:rsidR="003343CB" w:rsidRPr="003343CB" w:rsidRDefault="003343CB" w:rsidP="003343CB">
      <w:pPr>
        <w:numPr>
          <w:ilvl w:val="0"/>
          <w:numId w:val="3"/>
        </w:numPr>
        <w:rPr>
          <w:sz w:val="24"/>
          <w:szCs w:val="22"/>
        </w:rPr>
      </w:pPr>
      <w:r w:rsidRPr="003343CB">
        <w:rPr>
          <w:sz w:val="24"/>
          <w:szCs w:val="22"/>
        </w:rPr>
        <w:t xml:space="preserve">Vijayawada </w:t>
      </w:r>
    </w:p>
    <w:p w14:paraId="5481F1F9" w14:textId="77777777" w:rsidR="003343CB" w:rsidRDefault="003343CB" w:rsidP="003343CB">
      <w:pPr>
        <w:rPr>
          <w:sz w:val="24"/>
          <w:szCs w:val="22"/>
        </w:rPr>
      </w:pPr>
      <w:r w:rsidRPr="003343CB">
        <w:rPr>
          <w:sz w:val="24"/>
          <w:szCs w:val="22"/>
        </w:rPr>
        <w:t>Each location shall belong to only one Base Office.</w:t>
      </w:r>
    </w:p>
    <w:p w14:paraId="5C5B4211" w14:textId="77777777" w:rsidR="003343CB" w:rsidRDefault="003343CB" w:rsidP="003343CB">
      <w:pPr>
        <w:rPr>
          <w:sz w:val="24"/>
          <w:szCs w:val="22"/>
        </w:rPr>
      </w:pPr>
    </w:p>
    <w:p w14:paraId="5B5AFD6A" w14:textId="569DD54A" w:rsidR="003343CB" w:rsidRDefault="003343CB" w:rsidP="003343CB">
      <w:pPr>
        <w:rPr>
          <w:sz w:val="24"/>
          <w:szCs w:val="22"/>
        </w:rPr>
      </w:pPr>
      <w:r>
        <w:rPr>
          <w:sz w:val="24"/>
          <w:szCs w:val="22"/>
        </w:rPr>
        <w:t>4.</w:t>
      </w:r>
      <w:r w:rsidRPr="003343CB">
        <w:rPr>
          <w:sz w:val="24"/>
          <w:szCs w:val="22"/>
        </w:rPr>
        <w:t>. Location Mapping</w:t>
      </w:r>
    </w:p>
    <w:p w14:paraId="3B122D54" w14:textId="77777777" w:rsidR="003343CB" w:rsidRPr="003343CB" w:rsidRDefault="003343CB" w:rsidP="003343CB">
      <w:pPr>
        <w:rPr>
          <w:sz w:val="24"/>
          <w:szCs w:val="22"/>
        </w:rPr>
      </w:pPr>
      <w:r w:rsidRPr="003343CB">
        <w:rPr>
          <w:sz w:val="24"/>
          <w:szCs w:val="22"/>
        </w:rPr>
        <w:t>Every operating location shall be mapped with the following attributes:</w:t>
      </w:r>
    </w:p>
    <w:p w14:paraId="4361B6C6" w14:textId="77777777" w:rsidR="003343CB" w:rsidRPr="003343CB" w:rsidRDefault="003343CB" w:rsidP="003343CB">
      <w:pPr>
        <w:numPr>
          <w:ilvl w:val="0"/>
          <w:numId w:val="4"/>
        </w:numPr>
        <w:rPr>
          <w:sz w:val="24"/>
          <w:szCs w:val="22"/>
        </w:rPr>
      </w:pPr>
      <w:r w:rsidRPr="003343CB">
        <w:rPr>
          <w:sz w:val="24"/>
          <w:szCs w:val="22"/>
        </w:rPr>
        <w:t xml:space="preserve">Company Code </w:t>
      </w:r>
    </w:p>
    <w:p w14:paraId="16AD99CE" w14:textId="77777777" w:rsidR="003343CB" w:rsidRPr="003343CB" w:rsidRDefault="003343CB" w:rsidP="003343CB">
      <w:pPr>
        <w:numPr>
          <w:ilvl w:val="0"/>
          <w:numId w:val="4"/>
        </w:numPr>
        <w:rPr>
          <w:sz w:val="24"/>
          <w:szCs w:val="22"/>
        </w:rPr>
      </w:pPr>
      <w:r w:rsidRPr="003343CB">
        <w:rPr>
          <w:sz w:val="24"/>
          <w:szCs w:val="22"/>
        </w:rPr>
        <w:t xml:space="preserve">Pipeline </w:t>
      </w:r>
    </w:p>
    <w:p w14:paraId="1CF23F71" w14:textId="77777777" w:rsidR="003343CB" w:rsidRPr="003343CB" w:rsidRDefault="003343CB" w:rsidP="003343CB">
      <w:pPr>
        <w:numPr>
          <w:ilvl w:val="0"/>
          <w:numId w:val="4"/>
        </w:numPr>
        <w:rPr>
          <w:sz w:val="24"/>
          <w:szCs w:val="22"/>
        </w:rPr>
      </w:pPr>
      <w:r w:rsidRPr="003343CB">
        <w:rPr>
          <w:sz w:val="24"/>
          <w:szCs w:val="22"/>
        </w:rPr>
        <w:t xml:space="preserve">Base Office </w:t>
      </w:r>
    </w:p>
    <w:p w14:paraId="14789018" w14:textId="77777777" w:rsidR="003343CB" w:rsidRPr="003343CB" w:rsidRDefault="003343CB" w:rsidP="003343CB">
      <w:pPr>
        <w:numPr>
          <w:ilvl w:val="0"/>
          <w:numId w:val="4"/>
        </w:numPr>
        <w:rPr>
          <w:sz w:val="24"/>
          <w:szCs w:val="22"/>
        </w:rPr>
      </w:pPr>
      <w:r w:rsidRPr="003343CB">
        <w:rPr>
          <w:sz w:val="24"/>
          <w:szCs w:val="22"/>
        </w:rPr>
        <w:t xml:space="preserve">Cost Centre </w:t>
      </w:r>
    </w:p>
    <w:p w14:paraId="703CAB7A" w14:textId="77777777" w:rsidR="003343CB" w:rsidRPr="003343CB" w:rsidRDefault="003343CB" w:rsidP="003343CB">
      <w:pPr>
        <w:numPr>
          <w:ilvl w:val="0"/>
          <w:numId w:val="4"/>
        </w:numPr>
        <w:rPr>
          <w:sz w:val="24"/>
          <w:szCs w:val="22"/>
        </w:rPr>
      </w:pPr>
      <w:r w:rsidRPr="003343CB">
        <w:rPr>
          <w:sz w:val="24"/>
          <w:szCs w:val="22"/>
        </w:rPr>
        <w:t>Location Name</w:t>
      </w:r>
    </w:p>
    <w:p w14:paraId="0A2545FC" w14:textId="1E2E2488" w:rsidR="003343CB" w:rsidRDefault="003343CB" w:rsidP="003343CB">
      <w:pPr>
        <w:rPr>
          <w:color w:val="EE0000"/>
          <w:sz w:val="24"/>
          <w:szCs w:val="22"/>
        </w:rPr>
      </w:pPr>
      <w:r w:rsidRPr="003343CB">
        <w:rPr>
          <w:color w:val="EE0000"/>
          <w:sz w:val="24"/>
          <w:szCs w:val="22"/>
        </w:rPr>
        <w:t xml:space="preserve">Details given in excel sheet -name Location mapping </w:t>
      </w:r>
      <w:r>
        <w:rPr>
          <w:color w:val="EE0000"/>
          <w:sz w:val="24"/>
          <w:szCs w:val="22"/>
        </w:rPr>
        <w:t>.</w:t>
      </w:r>
    </w:p>
    <w:p w14:paraId="00211EF2" w14:textId="77777777" w:rsidR="003343CB" w:rsidRDefault="003343CB" w:rsidP="003343CB">
      <w:pPr>
        <w:rPr>
          <w:color w:val="EE0000"/>
          <w:sz w:val="24"/>
          <w:szCs w:val="22"/>
        </w:rPr>
      </w:pPr>
    </w:p>
    <w:p w14:paraId="31D27EB0" w14:textId="746701A6" w:rsidR="003343CB" w:rsidRDefault="003343CB" w:rsidP="003343CB">
      <w:pPr>
        <w:rPr>
          <w:color w:val="EE0000"/>
          <w:sz w:val="24"/>
          <w:szCs w:val="22"/>
        </w:rPr>
      </w:pPr>
      <w:r>
        <w:rPr>
          <w:color w:val="EE0000"/>
          <w:sz w:val="24"/>
          <w:szCs w:val="22"/>
        </w:rPr>
        <w:t>5. roles ..</w:t>
      </w:r>
    </w:p>
    <w:tbl>
      <w:tblPr>
        <w:tblW w:w="11319" w:type="dxa"/>
        <w:tblInd w:w="-1445" w:type="dxa"/>
        <w:tblLook w:val="04A0" w:firstRow="1" w:lastRow="0" w:firstColumn="1" w:lastColumn="0" w:noHBand="0" w:noVBand="1"/>
      </w:tblPr>
      <w:tblGrid>
        <w:gridCol w:w="1575"/>
        <w:gridCol w:w="3135"/>
        <w:gridCol w:w="3216"/>
        <w:gridCol w:w="3393"/>
      </w:tblGrid>
      <w:tr w:rsidR="00DD349B" w:rsidRPr="00DD349B" w14:paraId="1441819D" w14:textId="77777777" w:rsidTr="00DD349B">
        <w:trPr>
          <w:trHeight w:val="441"/>
        </w:trPr>
        <w:tc>
          <w:tcPr>
            <w:tcW w:w="1575" w:type="dxa"/>
            <w:tcBorders>
              <w:top w:val="single" w:sz="4" w:space="0" w:color="auto"/>
              <w:left w:val="single" w:sz="4" w:space="0" w:color="auto"/>
              <w:bottom w:val="single" w:sz="4" w:space="0" w:color="auto"/>
              <w:right w:val="single" w:sz="4" w:space="0" w:color="auto"/>
            </w:tcBorders>
            <w:shd w:val="clear" w:color="000000" w:fill="F7C7AC"/>
            <w:vAlign w:val="center"/>
            <w:hideMark/>
          </w:tcPr>
          <w:p w14:paraId="415D020C" w14:textId="77777777" w:rsidR="00DD349B" w:rsidRPr="00DD349B" w:rsidRDefault="00DD349B" w:rsidP="00DD349B">
            <w:pPr>
              <w:spacing w:after="0" w:line="240" w:lineRule="auto"/>
              <w:jc w:val="center"/>
              <w:rPr>
                <w:rFonts w:ascii="Aptos Narrow" w:eastAsia="Times New Roman" w:hAnsi="Aptos Narrow" w:cs="Times New Roman"/>
                <w:b/>
                <w:bCs/>
                <w:color w:val="000000"/>
                <w:kern w:val="0"/>
                <w:szCs w:val="22"/>
                <w:lang w:eastAsia="en-IN"/>
                <w14:ligatures w14:val="none"/>
              </w:rPr>
            </w:pPr>
            <w:r w:rsidRPr="00DD349B">
              <w:rPr>
                <w:rFonts w:ascii="Aptos Narrow" w:eastAsia="Times New Roman" w:hAnsi="Aptos Narrow" w:cs="Times New Roman"/>
                <w:b/>
                <w:bCs/>
                <w:color w:val="000000"/>
                <w:kern w:val="0"/>
                <w:szCs w:val="22"/>
                <w:lang w:eastAsia="en-IN"/>
                <w14:ligatures w14:val="none"/>
              </w:rPr>
              <w:t>Level</w:t>
            </w:r>
          </w:p>
        </w:tc>
        <w:tc>
          <w:tcPr>
            <w:tcW w:w="3135" w:type="dxa"/>
            <w:tcBorders>
              <w:top w:val="single" w:sz="4" w:space="0" w:color="auto"/>
              <w:left w:val="nil"/>
              <w:bottom w:val="single" w:sz="4" w:space="0" w:color="auto"/>
              <w:right w:val="single" w:sz="4" w:space="0" w:color="auto"/>
            </w:tcBorders>
            <w:shd w:val="clear" w:color="000000" w:fill="F7C7AC"/>
            <w:vAlign w:val="center"/>
            <w:hideMark/>
          </w:tcPr>
          <w:p w14:paraId="282470D6" w14:textId="77777777" w:rsidR="00DD349B" w:rsidRPr="00DD349B" w:rsidRDefault="00DD349B" w:rsidP="00DD349B">
            <w:pPr>
              <w:spacing w:after="0" w:line="240" w:lineRule="auto"/>
              <w:jc w:val="center"/>
              <w:rPr>
                <w:rFonts w:ascii="Aptos Narrow" w:eastAsia="Times New Roman" w:hAnsi="Aptos Narrow" w:cs="Times New Roman"/>
                <w:b/>
                <w:bCs/>
                <w:color w:val="000000"/>
                <w:kern w:val="0"/>
                <w:szCs w:val="22"/>
                <w:lang w:eastAsia="en-IN"/>
                <w14:ligatures w14:val="none"/>
              </w:rPr>
            </w:pPr>
            <w:r w:rsidRPr="00DD349B">
              <w:rPr>
                <w:rFonts w:ascii="Aptos Narrow" w:eastAsia="Times New Roman" w:hAnsi="Aptos Narrow" w:cs="Times New Roman"/>
                <w:b/>
                <w:bCs/>
                <w:color w:val="000000"/>
                <w:kern w:val="0"/>
                <w:szCs w:val="22"/>
                <w:lang w:eastAsia="en-IN"/>
                <w14:ligatures w14:val="none"/>
              </w:rPr>
              <w:t>Role</w:t>
            </w:r>
          </w:p>
        </w:tc>
        <w:tc>
          <w:tcPr>
            <w:tcW w:w="3216" w:type="dxa"/>
            <w:tcBorders>
              <w:top w:val="single" w:sz="4" w:space="0" w:color="auto"/>
              <w:left w:val="nil"/>
              <w:bottom w:val="single" w:sz="4" w:space="0" w:color="auto"/>
              <w:right w:val="single" w:sz="4" w:space="0" w:color="auto"/>
            </w:tcBorders>
            <w:shd w:val="clear" w:color="000000" w:fill="F7C7AC"/>
            <w:vAlign w:val="center"/>
            <w:hideMark/>
          </w:tcPr>
          <w:p w14:paraId="1909797E" w14:textId="77777777" w:rsidR="00DD349B" w:rsidRPr="00DD349B" w:rsidRDefault="00DD349B" w:rsidP="00DD349B">
            <w:pPr>
              <w:spacing w:after="0" w:line="240" w:lineRule="auto"/>
              <w:jc w:val="center"/>
              <w:rPr>
                <w:rFonts w:ascii="Aptos Narrow" w:eastAsia="Times New Roman" w:hAnsi="Aptos Narrow" w:cs="Times New Roman"/>
                <w:b/>
                <w:bCs/>
                <w:color w:val="000000"/>
                <w:kern w:val="0"/>
                <w:szCs w:val="22"/>
                <w:lang w:eastAsia="en-IN"/>
                <w14:ligatures w14:val="none"/>
              </w:rPr>
            </w:pPr>
            <w:r w:rsidRPr="00DD349B">
              <w:rPr>
                <w:rFonts w:ascii="Aptos Narrow" w:eastAsia="Times New Roman" w:hAnsi="Aptos Narrow" w:cs="Times New Roman"/>
                <w:b/>
                <w:bCs/>
                <w:color w:val="000000"/>
                <w:kern w:val="0"/>
                <w:szCs w:val="22"/>
                <w:lang w:eastAsia="en-IN"/>
                <w14:ligatures w14:val="none"/>
              </w:rPr>
              <w:t>Responsibility</w:t>
            </w:r>
          </w:p>
        </w:tc>
        <w:tc>
          <w:tcPr>
            <w:tcW w:w="3393" w:type="dxa"/>
            <w:tcBorders>
              <w:top w:val="single" w:sz="4" w:space="0" w:color="auto"/>
              <w:left w:val="nil"/>
              <w:bottom w:val="single" w:sz="4" w:space="0" w:color="auto"/>
              <w:right w:val="single" w:sz="4" w:space="0" w:color="auto"/>
            </w:tcBorders>
            <w:shd w:val="clear" w:color="000000" w:fill="F7C7AC"/>
            <w:vAlign w:val="center"/>
            <w:hideMark/>
          </w:tcPr>
          <w:p w14:paraId="1B868FA6" w14:textId="77777777" w:rsidR="00DD349B" w:rsidRPr="00DD349B" w:rsidRDefault="00DD349B" w:rsidP="00DD349B">
            <w:pPr>
              <w:spacing w:after="0" w:line="240" w:lineRule="auto"/>
              <w:jc w:val="center"/>
              <w:rPr>
                <w:rFonts w:ascii="Aptos Narrow" w:eastAsia="Times New Roman" w:hAnsi="Aptos Narrow" w:cs="Times New Roman"/>
                <w:b/>
                <w:bCs/>
                <w:color w:val="000000"/>
                <w:kern w:val="0"/>
                <w:szCs w:val="22"/>
                <w:lang w:eastAsia="en-IN"/>
                <w14:ligatures w14:val="none"/>
              </w:rPr>
            </w:pPr>
            <w:r w:rsidRPr="00DD349B">
              <w:rPr>
                <w:rFonts w:ascii="Aptos Narrow" w:eastAsia="Times New Roman" w:hAnsi="Aptos Narrow" w:cs="Times New Roman"/>
                <w:b/>
                <w:bCs/>
                <w:color w:val="000000"/>
                <w:kern w:val="0"/>
                <w:szCs w:val="22"/>
                <w:lang w:eastAsia="en-IN"/>
                <w14:ligatures w14:val="none"/>
              </w:rPr>
              <w:t>Scope</w:t>
            </w:r>
          </w:p>
        </w:tc>
      </w:tr>
      <w:tr w:rsidR="00DD349B" w:rsidRPr="00DD349B" w14:paraId="1D60939F" w14:textId="77777777" w:rsidTr="00DD349B">
        <w:trPr>
          <w:trHeight w:val="342"/>
        </w:trPr>
        <w:tc>
          <w:tcPr>
            <w:tcW w:w="1575" w:type="dxa"/>
            <w:tcBorders>
              <w:top w:val="nil"/>
              <w:left w:val="single" w:sz="4" w:space="0" w:color="auto"/>
              <w:bottom w:val="single" w:sz="4" w:space="0" w:color="auto"/>
              <w:right w:val="single" w:sz="4" w:space="0" w:color="auto"/>
            </w:tcBorders>
            <w:vAlign w:val="center"/>
            <w:hideMark/>
          </w:tcPr>
          <w:p w14:paraId="30162141"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Level 1</w:t>
            </w:r>
          </w:p>
        </w:tc>
        <w:tc>
          <w:tcPr>
            <w:tcW w:w="3135" w:type="dxa"/>
            <w:tcBorders>
              <w:top w:val="nil"/>
              <w:left w:val="nil"/>
              <w:bottom w:val="single" w:sz="4" w:space="0" w:color="auto"/>
              <w:right w:val="single" w:sz="4" w:space="0" w:color="auto"/>
            </w:tcBorders>
            <w:vAlign w:val="center"/>
            <w:hideMark/>
          </w:tcPr>
          <w:p w14:paraId="5C067D73"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Location User</w:t>
            </w:r>
          </w:p>
        </w:tc>
        <w:tc>
          <w:tcPr>
            <w:tcW w:w="3216" w:type="dxa"/>
            <w:tcBorders>
              <w:top w:val="nil"/>
              <w:left w:val="nil"/>
              <w:bottom w:val="single" w:sz="4" w:space="0" w:color="auto"/>
              <w:right w:val="single" w:sz="4" w:space="0" w:color="auto"/>
            </w:tcBorders>
            <w:vAlign w:val="center"/>
            <w:hideMark/>
          </w:tcPr>
          <w:p w14:paraId="00077F85"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Prepare and submit the budget</w:t>
            </w:r>
          </w:p>
        </w:tc>
        <w:tc>
          <w:tcPr>
            <w:tcW w:w="3393" w:type="dxa"/>
            <w:tcBorders>
              <w:top w:val="nil"/>
              <w:left w:val="nil"/>
              <w:bottom w:val="single" w:sz="4" w:space="0" w:color="auto"/>
              <w:right w:val="single" w:sz="4" w:space="0" w:color="auto"/>
            </w:tcBorders>
            <w:vAlign w:val="center"/>
            <w:hideMark/>
          </w:tcPr>
          <w:p w14:paraId="3AB3C385"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Own operating location only</w:t>
            </w:r>
          </w:p>
        </w:tc>
      </w:tr>
      <w:tr w:rsidR="00DD349B" w:rsidRPr="00DD349B" w14:paraId="02B58A9B" w14:textId="77777777" w:rsidTr="00DD349B">
        <w:trPr>
          <w:trHeight w:val="419"/>
        </w:trPr>
        <w:tc>
          <w:tcPr>
            <w:tcW w:w="1575" w:type="dxa"/>
            <w:tcBorders>
              <w:top w:val="nil"/>
              <w:left w:val="single" w:sz="4" w:space="0" w:color="auto"/>
              <w:bottom w:val="single" w:sz="4" w:space="0" w:color="auto"/>
              <w:right w:val="single" w:sz="4" w:space="0" w:color="auto"/>
            </w:tcBorders>
            <w:vAlign w:val="center"/>
            <w:hideMark/>
          </w:tcPr>
          <w:p w14:paraId="1D0BF4C2"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Level 2</w:t>
            </w:r>
          </w:p>
        </w:tc>
        <w:tc>
          <w:tcPr>
            <w:tcW w:w="3135" w:type="dxa"/>
            <w:tcBorders>
              <w:top w:val="nil"/>
              <w:left w:val="nil"/>
              <w:bottom w:val="single" w:sz="4" w:space="0" w:color="auto"/>
              <w:right w:val="single" w:sz="4" w:space="0" w:color="auto"/>
            </w:tcBorders>
            <w:vAlign w:val="center"/>
            <w:hideMark/>
          </w:tcPr>
          <w:p w14:paraId="6EB98094"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Base In-charge</w:t>
            </w:r>
          </w:p>
        </w:tc>
        <w:tc>
          <w:tcPr>
            <w:tcW w:w="3216" w:type="dxa"/>
            <w:tcBorders>
              <w:top w:val="nil"/>
              <w:left w:val="nil"/>
              <w:bottom w:val="single" w:sz="4" w:space="0" w:color="auto"/>
              <w:right w:val="single" w:sz="4" w:space="0" w:color="auto"/>
            </w:tcBorders>
            <w:vAlign w:val="center"/>
            <w:hideMark/>
          </w:tcPr>
          <w:p w14:paraId="5D86A041"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Review and approve/return budgets</w:t>
            </w:r>
          </w:p>
        </w:tc>
        <w:tc>
          <w:tcPr>
            <w:tcW w:w="3393" w:type="dxa"/>
            <w:tcBorders>
              <w:top w:val="nil"/>
              <w:left w:val="nil"/>
              <w:bottom w:val="single" w:sz="4" w:space="0" w:color="auto"/>
              <w:right w:val="single" w:sz="4" w:space="0" w:color="auto"/>
            </w:tcBorders>
            <w:vAlign w:val="center"/>
            <w:hideMark/>
          </w:tcPr>
          <w:p w14:paraId="10BECC6F"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All operating locations under the respective Base</w:t>
            </w:r>
          </w:p>
        </w:tc>
      </w:tr>
      <w:tr w:rsidR="00DD349B" w:rsidRPr="00DD349B" w14:paraId="521E7911" w14:textId="77777777" w:rsidTr="00DD349B">
        <w:trPr>
          <w:trHeight w:val="430"/>
        </w:trPr>
        <w:tc>
          <w:tcPr>
            <w:tcW w:w="1575" w:type="dxa"/>
            <w:tcBorders>
              <w:top w:val="nil"/>
              <w:left w:val="single" w:sz="4" w:space="0" w:color="auto"/>
              <w:bottom w:val="single" w:sz="4" w:space="0" w:color="auto"/>
              <w:right w:val="single" w:sz="4" w:space="0" w:color="auto"/>
            </w:tcBorders>
            <w:vAlign w:val="center"/>
            <w:hideMark/>
          </w:tcPr>
          <w:p w14:paraId="09930C57"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Level 3</w:t>
            </w:r>
          </w:p>
        </w:tc>
        <w:tc>
          <w:tcPr>
            <w:tcW w:w="3135" w:type="dxa"/>
            <w:tcBorders>
              <w:top w:val="nil"/>
              <w:left w:val="nil"/>
              <w:bottom w:val="single" w:sz="4" w:space="0" w:color="auto"/>
              <w:right w:val="single" w:sz="4" w:space="0" w:color="auto"/>
            </w:tcBorders>
            <w:vAlign w:val="center"/>
            <w:hideMark/>
          </w:tcPr>
          <w:p w14:paraId="694D29A4"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Technical Services (TS) Department – Regional Office</w:t>
            </w:r>
          </w:p>
        </w:tc>
        <w:tc>
          <w:tcPr>
            <w:tcW w:w="3216" w:type="dxa"/>
            <w:tcBorders>
              <w:top w:val="nil"/>
              <w:left w:val="nil"/>
              <w:bottom w:val="single" w:sz="4" w:space="0" w:color="auto"/>
              <w:right w:val="single" w:sz="4" w:space="0" w:color="auto"/>
            </w:tcBorders>
            <w:vAlign w:val="center"/>
            <w:hideMark/>
          </w:tcPr>
          <w:p w14:paraId="504366B6"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Technical review and approval</w:t>
            </w:r>
          </w:p>
        </w:tc>
        <w:tc>
          <w:tcPr>
            <w:tcW w:w="3393" w:type="dxa"/>
            <w:tcBorders>
              <w:top w:val="nil"/>
              <w:left w:val="nil"/>
              <w:bottom w:val="single" w:sz="4" w:space="0" w:color="auto"/>
              <w:right w:val="single" w:sz="4" w:space="0" w:color="auto"/>
            </w:tcBorders>
            <w:vAlign w:val="center"/>
            <w:hideMark/>
          </w:tcPr>
          <w:p w14:paraId="44C8457C"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All five Bases across SERPL</w:t>
            </w:r>
          </w:p>
        </w:tc>
      </w:tr>
      <w:tr w:rsidR="00DD349B" w:rsidRPr="00DD349B" w14:paraId="7902F952" w14:textId="77777777" w:rsidTr="00DD349B">
        <w:trPr>
          <w:trHeight w:val="507"/>
        </w:trPr>
        <w:tc>
          <w:tcPr>
            <w:tcW w:w="1575" w:type="dxa"/>
            <w:tcBorders>
              <w:top w:val="nil"/>
              <w:left w:val="single" w:sz="4" w:space="0" w:color="auto"/>
              <w:bottom w:val="single" w:sz="4" w:space="0" w:color="auto"/>
              <w:right w:val="single" w:sz="4" w:space="0" w:color="auto"/>
            </w:tcBorders>
            <w:vAlign w:val="center"/>
            <w:hideMark/>
          </w:tcPr>
          <w:p w14:paraId="761764E7"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Level 4</w:t>
            </w:r>
          </w:p>
        </w:tc>
        <w:tc>
          <w:tcPr>
            <w:tcW w:w="3135" w:type="dxa"/>
            <w:tcBorders>
              <w:top w:val="nil"/>
              <w:left w:val="nil"/>
              <w:bottom w:val="single" w:sz="4" w:space="0" w:color="auto"/>
              <w:right w:val="single" w:sz="4" w:space="0" w:color="auto"/>
            </w:tcBorders>
            <w:vAlign w:val="center"/>
            <w:hideMark/>
          </w:tcPr>
          <w:p w14:paraId="7A86E90D"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Finance Department – Regional Office</w:t>
            </w:r>
          </w:p>
        </w:tc>
        <w:tc>
          <w:tcPr>
            <w:tcW w:w="3216" w:type="dxa"/>
            <w:tcBorders>
              <w:top w:val="nil"/>
              <w:left w:val="nil"/>
              <w:bottom w:val="single" w:sz="4" w:space="0" w:color="auto"/>
              <w:right w:val="single" w:sz="4" w:space="0" w:color="auto"/>
            </w:tcBorders>
            <w:vAlign w:val="center"/>
            <w:hideMark/>
          </w:tcPr>
          <w:p w14:paraId="24A790BC"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Final financial review and approval</w:t>
            </w:r>
          </w:p>
        </w:tc>
        <w:tc>
          <w:tcPr>
            <w:tcW w:w="3393" w:type="dxa"/>
            <w:tcBorders>
              <w:top w:val="nil"/>
              <w:left w:val="nil"/>
              <w:bottom w:val="single" w:sz="4" w:space="0" w:color="auto"/>
              <w:right w:val="single" w:sz="4" w:space="0" w:color="auto"/>
            </w:tcBorders>
            <w:vAlign w:val="center"/>
            <w:hideMark/>
          </w:tcPr>
          <w:p w14:paraId="4B683D42" w14:textId="77777777" w:rsidR="00DD349B" w:rsidRPr="00DD349B" w:rsidRDefault="00DD349B" w:rsidP="00DD349B">
            <w:pPr>
              <w:spacing w:after="0" w:line="240" w:lineRule="auto"/>
              <w:rPr>
                <w:rFonts w:ascii="Aptos Narrow" w:eastAsia="Times New Roman" w:hAnsi="Aptos Narrow" w:cs="Times New Roman"/>
                <w:color w:val="000000"/>
                <w:kern w:val="0"/>
                <w:szCs w:val="22"/>
                <w:lang w:eastAsia="en-IN"/>
                <w14:ligatures w14:val="none"/>
              </w:rPr>
            </w:pPr>
            <w:r w:rsidRPr="00DD349B">
              <w:rPr>
                <w:rFonts w:ascii="Aptos Narrow" w:eastAsia="Times New Roman" w:hAnsi="Aptos Narrow" w:cs="Times New Roman"/>
                <w:color w:val="000000"/>
                <w:kern w:val="0"/>
                <w:szCs w:val="22"/>
                <w:lang w:eastAsia="en-IN"/>
                <w14:ligatures w14:val="none"/>
              </w:rPr>
              <w:t>All Company Codes, Pipelines, Bases and Locations</w:t>
            </w:r>
          </w:p>
        </w:tc>
      </w:tr>
    </w:tbl>
    <w:p w14:paraId="09592892" w14:textId="77777777" w:rsidR="00DD349B" w:rsidRDefault="00DD349B" w:rsidP="00DD349B">
      <w:pPr>
        <w:rPr>
          <w:b/>
          <w:bCs/>
          <w:sz w:val="24"/>
          <w:szCs w:val="22"/>
        </w:rPr>
      </w:pPr>
    </w:p>
    <w:p w14:paraId="5A609D85" w14:textId="5BD80588" w:rsidR="00DD349B" w:rsidRPr="00DD349B" w:rsidRDefault="00DD349B" w:rsidP="00DD349B">
      <w:pPr>
        <w:rPr>
          <w:b/>
          <w:bCs/>
          <w:sz w:val="24"/>
          <w:szCs w:val="22"/>
        </w:rPr>
      </w:pPr>
      <w:r w:rsidRPr="00DD349B">
        <w:rPr>
          <w:b/>
          <w:bCs/>
          <w:sz w:val="24"/>
          <w:szCs w:val="22"/>
        </w:rPr>
        <w:lastRenderedPageBreak/>
        <w:t>Level 1 – Location User</w:t>
      </w:r>
    </w:p>
    <w:p w14:paraId="4787E28A" w14:textId="77777777" w:rsidR="00DD349B" w:rsidRPr="00DD349B" w:rsidRDefault="00DD349B" w:rsidP="00DD349B">
      <w:pPr>
        <w:rPr>
          <w:sz w:val="24"/>
          <w:szCs w:val="22"/>
        </w:rPr>
      </w:pPr>
      <w:r w:rsidRPr="00DD349B">
        <w:rPr>
          <w:sz w:val="24"/>
          <w:szCs w:val="22"/>
        </w:rPr>
        <w:t>The Location User shall:</w:t>
      </w:r>
    </w:p>
    <w:p w14:paraId="430A9F33" w14:textId="77777777" w:rsidR="00DD349B" w:rsidRPr="00DD349B" w:rsidRDefault="00DD349B" w:rsidP="00DD349B">
      <w:pPr>
        <w:numPr>
          <w:ilvl w:val="0"/>
          <w:numId w:val="5"/>
        </w:numPr>
        <w:rPr>
          <w:sz w:val="24"/>
          <w:szCs w:val="22"/>
        </w:rPr>
      </w:pPr>
      <w:r w:rsidRPr="00DD349B">
        <w:rPr>
          <w:sz w:val="24"/>
          <w:szCs w:val="22"/>
        </w:rPr>
        <w:t xml:space="preserve">Log in using the organization's Active Directory (Windows) credentials. </w:t>
      </w:r>
    </w:p>
    <w:p w14:paraId="185C406D" w14:textId="77777777" w:rsidR="00DD349B" w:rsidRPr="00DD349B" w:rsidRDefault="00DD349B" w:rsidP="00DD349B">
      <w:pPr>
        <w:numPr>
          <w:ilvl w:val="0"/>
          <w:numId w:val="5"/>
        </w:numPr>
        <w:rPr>
          <w:sz w:val="24"/>
          <w:szCs w:val="22"/>
        </w:rPr>
      </w:pPr>
      <w:r w:rsidRPr="00DD349B">
        <w:rPr>
          <w:sz w:val="24"/>
          <w:szCs w:val="22"/>
        </w:rPr>
        <w:t xml:space="preserve">Save the budget as Draft. </w:t>
      </w:r>
    </w:p>
    <w:p w14:paraId="262055F7" w14:textId="77777777" w:rsidR="00DD349B" w:rsidRPr="00DD349B" w:rsidRDefault="00DD349B" w:rsidP="00DD349B">
      <w:pPr>
        <w:numPr>
          <w:ilvl w:val="0"/>
          <w:numId w:val="5"/>
        </w:numPr>
        <w:rPr>
          <w:sz w:val="24"/>
          <w:szCs w:val="22"/>
        </w:rPr>
      </w:pPr>
      <w:r w:rsidRPr="00DD349B">
        <w:rPr>
          <w:sz w:val="24"/>
          <w:szCs w:val="22"/>
        </w:rPr>
        <w:t xml:space="preserve">Modify the budget until submission. </w:t>
      </w:r>
    </w:p>
    <w:p w14:paraId="418E9955" w14:textId="77777777" w:rsidR="00DD349B" w:rsidRPr="00DD349B" w:rsidRDefault="00DD349B" w:rsidP="00DD349B">
      <w:pPr>
        <w:numPr>
          <w:ilvl w:val="0"/>
          <w:numId w:val="5"/>
        </w:numPr>
        <w:rPr>
          <w:sz w:val="24"/>
          <w:szCs w:val="22"/>
        </w:rPr>
      </w:pPr>
      <w:r w:rsidRPr="00DD349B">
        <w:rPr>
          <w:sz w:val="24"/>
          <w:szCs w:val="22"/>
        </w:rPr>
        <w:t xml:space="preserve">Submit the budget to the respective Base In-charge. </w:t>
      </w:r>
    </w:p>
    <w:p w14:paraId="169D18FD" w14:textId="77777777" w:rsidR="00DD349B" w:rsidRPr="00DD349B" w:rsidRDefault="00DD349B" w:rsidP="00DD349B">
      <w:pPr>
        <w:numPr>
          <w:ilvl w:val="0"/>
          <w:numId w:val="5"/>
        </w:numPr>
        <w:rPr>
          <w:sz w:val="24"/>
          <w:szCs w:val="22"/>
        </w:rPr>
      </w:pPr>
      <w:r w:rsidRPr="00DD349B">
        <w:rPr>
          <w:sz w:val="24"/>
          <w:szCs w:val="22"/>
        </w:rPr>
        <w:t xml:space="preserve">View the current approval status. </w:t>
      </w:r>
    </w:p>
    <w:p w14:paraId="23D463D9" w14:textId="77777777" w:rsidR="00DD349B" w:rsidRPr="00DD349B" w:rsidRDefault="00DD349B" w:rsidP="00DD349B">
      <w:pPr>
        <w:numPr>
          <w:ilvl w:val="0"/>
          <w:numId w:val="5"/>
        </w:numPr>
        <w:rPr>
          <w:sz w:val="24"/>
          <w:szCs w:val="22"/>
        </w:rPr>
      </w:pPr>
      <w:r w:rsidRPr="00DD349B">
        <w:rPr>
          <w:sz w:val="24"/>
          <w:szCs w:val="22"/>
        </w:rPr>
        <w:t xml:space="preserve">View remarks provided by approvers if the budget is returned. </w:t>
      </w:r>
    </w:p>
    <w:p w14:paraId="01888382" w14:textId="77777777" w:rsidR="00DD349B" w:rsidRPr="00DD349B" w:rsidRDefault="00DD349B" w:rsidP="00DD349B">
      <w:pPr>
        <w:rPr>
          <w:sz w:val="24"/>
          <w:szCs w:val="22"/>
        </w:rPr>
      </w:pPr>
      <w:r w:rsidRPr="00DD349B">
        <w:rPr>
          <w:sz w:val="24"/>
          <w:szCs w:val="22"/>
        </w:rPr>
        <w:pict w14:anchorId="7C4C57AF">
          <v:rect id="_x0000_i1043" style="width:0;height:1.5pt" o:hralign="center" o:hrstd="t" o:hr="t" fillcolor="#a0a0a0" stroked="f"/>
        </w:pict>
      </w:r>
    </w:p>
    <w:p w14:paraId="6D29B5AA" w14:textId="77777777" w:rsidR="00DD349B" w:rsidRPr="00DD349B" w:rsidRDefault="00DD349B" w:rsidP="00DD349B">
      <w:pPr>
        <w:rPr>
          <w:b/>
          <w:bCs/>
          <w:sz w:val="24"/>
          <w:szCs w:val="22"/>
        </w:rPr>
      </w:pPr>
      <w:r w:rsidRPr="00DD349B">
        <w:rPr>
          <w:b/>
          <w:bCs/>
          <w:sz w:val="24"/>
          <w:szCs w:val="22"/>
        </w:rPr>
        <w:t>Level 2 – Base In-charge</w:t>
      </w:r>
    </w:p>
    <w:p w14:paraId="742B37BD" w14:textId="77777777" w:rsidR="00DD349B" w:rsidRPr="00DD349B" w:rsidRDefault="00DD349B" w:rsidP="00DD349B">
      <w:pPr>
        <w:rPr>
          <w:sz w:val="24"/>
          <w:szCs w:val="22"/>
        </w:rPr>
      </w:pPr>
      <w:r w:rsidRPr="00DD349B">
        <w:rPr>
          <w:sz w:val="24"/>
          <w:szCs w:val="22"/>
        </w:rPr>
        <w:t>The Base In-charge shall:</w:t>
      </w:r>
    </w:p>
    <w:p w14:paraId="39063224" w14:textId="77777777" w:rsidR="00DD349B" w:rsidRPr="00DD349B" w:rsidRDefault="00DD349B" w:rsidP="00DD349B">
      <w:pPr>
        <w:numPr>
          <w:ilvl w:val="0"/>
          <w:numId w:val="6"/>
        </w:numPr>
        <w:rPr>
          <w:sz w:val="24"/>
          <w:szCs w:val="22"/>
        </w:rPr>
      </w:pPr>
      <w:r w:rsidRPr="00DD349B">
        <w:rPr>
          <w:sz w:val="24"/>
          <w:szCs w:val="22"/>
        </w:rPr>
        <w:t xml:space="preserve">View budgets submitted by all operating locations under the assigned Base. </w:t>
      </w:r>
    </w:p>
    <w:p w14:paraId="3DBE58E2" w14:textId="77777777" w:rsidR="00DD349B" w:rsidRPr="00DD349B" w:rsidRDefault="00DD349B" w:rsidP="00DD349B">
      <w:pPr>
        <w:numPr>
          <w:ilvl w:val="0"/>
          <w:numId w:val="6"/>
        </w:numPr>
        <w:rPr>
          <w:sz w:val="24"/>
          <w:szCs w:val="22"/>
        </w:rPr>
      </w:pPr>
      <w:r w:rsidRPr="00DD349B">
        <w:rPr>
          <w:sz w:val="24"/>
          <w:szCs w:val="22"/>
        </w:rPr>
        <w:t xml:space="preserve">Review the submitted budgets. </w:t>
      </w:r>
    </w:p>
    <w:p w14:paraId="4A64ACB8" w14:textId="77777777" w:rsidR="00DD349B" w:rsidRPr="00DD349B" w:rsidRDefault="00DD349B" w:rsidP="00DD349B">
      <w:pPr>
        <w:numPr>
          <w:ilvl w:val="0"/>
          <w:numId w:val="6"/>
        </w:numPr>
        <w:rPr>
          <w:sz w:val="24"/>
          <w:szCs w:val="22"/>
        </w:rPr>
      </w:pPr>
      <w:r w:rsidRPr="00DD349B">
        <w:rPr>
          <w:sz w:val="24"/>
          <w:szCs w:val="22"/>
        </w:rPr>
        <w:t xml:space="preserve">Approve the budget and forward it to the Regional TS Department. </w:t>
      </w:r>
    </w:p>
    <w:p w14:paraId="1342E7C9" w14:textId="77777777" w:rsidR="00DD349B" w:rsidRPr="00DD349B" w:rsidRDefault="00DD349B" w:rsidP="00DD349B">
      <w:pPr>
        <w:numPr>
          <w:ilvl w:val="0"/>
          <w:numId w:val="6"/>
        </w:numPr>
        <w:rPr>
          <w:sz w:val="24"/>
          <w:szCs w:val="22"/>
        </w:rPr>
      </w:pPr>
      <w:r w:rsidRPr="00DD349B">
        <w:rPr>
          <w:sz w:val="24"/>
          <w:szCs w:val="22"/>
        </w:rPr>
        <w:t xml:space="preserve">Return the budget to the respective Location User with comments for correction. </w:t>
      </w:r>
    </w:p>
    <w:p w14:paraId="08C2D4CD" w14:textId="77777777" w:rsidR="00DD349B" w:rsidRPr="00DD349B" w:rsidRDefault="00DD349B" w:rsidP="00DD349B">
      <w:pPr>
        <w:rPr>
          <w:sz w:val="24"/>
          <w:szCs w:val="22"/>
        </w:rPr>
      </w:pPr>
      <w:r w:rsidRPr="00DD349B">
        <w:rPr>
          <w:sz w:val="24"/>
          <w:szCs w:val="22"/>
        </w:rPr>
        <w:t>The Base In-charge shall not be permitted to access budgets belonging to other Bases.</w:t>
      </w:r>
    </w:p>
    <w:p w14:paraId="356A7A97" w14:textId="77777777" w:rsidR="00DD349B" w:rsidRPr="00DD349B" w:rsidRDefault="00DD349B" w:rsidP="00DD349B">
      <w:pPr>
        <w:rPr>
          <w:sz w:val="24"/>
          <w:szCs w:val="22"/>
        </w:rPr>
      </w:pPr>
      <w:r w:rsidRPr="00DD349B">
        <w:rPr>
          <w:sz w:val="24"/>
          <w:szCs w:val="22"/>
        </w:rPr>
        <w:pict w14:anchorId="17CCD3BB">
          <v:rect id="_x0000_i1044" style="width:0;height:1.5pt" o:hralign="center" o:hrstd="t" o:hr="t" fillcolor="#a0a0a0" stroked="f"/>
        </w:pict>
      </w:r>
    </w:p>
    <w:p w14:paraId="50EDBC96" w14:textId="77777777" w:rsidR="00DD349B" w:rsidRPr="00DD349B" w:rsidRDefault="00DD349B" w:rsidP="00DD349B">
      <w:pPr>
        <w:rPr>
          <w:b/>
          <w:bCs/>
          <w:sz w:val="24"/>
          <w:szCs w:val="22"/>
        </w:rPr>
      </w:pPr>
      <w:r w:rsidRPr="00DD349B">
        <w:rPr>
          <w:b/>
          <w:bCs/>
          <w:sz w:val="24"/>
          <w:szCs w:val="22"/>
        </w:rPr>
        <w:t>Level 3 – Technical Services (TS) Department</w:t>
      </w:r>
    </w:p>
    <w:p w14:paraId="4B689624" w14:textId="77777777" w:rsidR="00DD349B" w:rsidRPr="00DD349B" w:rsidRDefault="00DD349B" w:rsidP="00DD349B">
      <w:pPr>
        <w:rPr>
          <w:sz w:val="24"/>
          <w:szCs w:val="22"/>
        </w:rPr>
      </w:pPr>
      <w:r w:rsidRPr="00DD349B">
        <w:rPr>
          <w:sz w:val="24"/>
          <w:szCs w:val="22"/>
        </w:rPr>
        <w:t>The Regional TS Department shall:</w:t>
      </w:r>
    </w:p>
    <w:p w14:paraId="0654C025" w14:textId="77777777" w:rsidR="00DD349B" w:rsidRPr="00DD349B" w:rsidRDefault="00DD349B" w:rsidP="00DD349B">
      <w:pPr>
        <w:numPr>
          <w:ilvl w:val="0"/>
          <w:numId w:val="7"/>
        </w:numPr>
        <w:rPr>
          <w:sz w:val="24"/>
          <w:szCs w:val="22"/>
        </w:rPr>
      </w:pPr>
      <w:r w:rsidRPr="00DD349B">
        <w:rPr>
          <w:sz w:val="24"/>
          <w:szCs w:val="22"/>
        </w:rPr>
        <w:t xml:space="preserve">View all budgets approved by Base In-charges. </w:t>
      </w:r>
    </w:p>
    <w:p w14:paraId="7C5BEF7B" w14:textId="77777777" w:rsidR="00DD349B" w:rsidRPr="00DD349B" w:rsidRDefault="00DD349B" w:rsidP="00DD349B">
      <w:pPr>
        <w:numPr>
          <w:ilvl w:val="0"/>
          <w:numId w:val="7"/>
        </w:numPr>
        <w:rPr>
          <w:sz w:val="24"/>
          <w:szCs w:val="22"/>
        </w:rPr>
      </w:pPr>
      <w:r w:rsidRPr="00DD349B">
        <w:rPr>
          <w:sz w:val="24"/>
          <w:szCs w:val="22"/>
        </w:rPr>
        <w:t xml:space="preserve">Review technical requirements and justifications. </w:t>
      </w:r>
    </w:p>
    <w:p w14:paraId="6DFF29AE" w14:textId="77777777" w:rsidR="00DD349B" w:rsidRPr="00DD349B" w:rsidRDefault="00DD349B" w:rsidP="00DD349B">
      <w:pPr>
        <w:numPr>
          <w:ilvl w:val="0"/>
          <w:numId w:val="7"/>
        </w:numPr>
        <w:rPr>
          <w:sz w:val="24"/>
          <w:szCs w:val="22"/>
        </w:rPr>
      </w:pPr>
      <w:r w:rsidRPr="00DD349B">
        <w:rPr>
          <w:sz w:val="24"/>
          <w:szCs w:val="22"/>
        </w:rPr>
        <w:t xml:space="preserve">Approve the budget and forward it to the Finance Department. </w:t>
      </w:r>
    </w:p>
    <w:p w14:paraId="70EEFCE8" w14:textId="77777777" w:rsidR="00DD349B" w:rsidRPr="00DD349B" w:rsidRDefault="00DD349B" w:rsidP="00DD349B">
      <w:pPr>
        <w:numPr>
          <w:ilvl w:val="0"/>
          <w:numId w:val="7"/>
        </w:numPr>
        <w:rPr>
          <w:sz w:val="24"/>
          <w:szCs w:val="22"/>
        </w:rPr>
      </w:pPr>
      <w:r w:rsidRPr="00DD349B">
        <w:rPr>
          <w:sz w:val="24"/>
          <w:szCs w:val="22"/>
        </w:rPr>
        <w:t xml:space="preserve">Return the budget to the concerned Base In-charge with remarks for revision. </w:t>
      </w:r>
    </w:p>
    <w:p w14:paraId="1B69447F" w14:textId="77777777" w:rsidR="00DD349B" w:rsidRPr="00DD349B" w:rsidRDefault="00DD349B" w:rsidP="00DD349B">
      <w:pPr>
        <w:rPr>
          <w:sz w:val="24"/>
          <w:szCs w:val="22"/>
        </w:rPr>
      </w:pPr>
      <w:r w:rsidRPr="00DD349B">
        <w:rPr>
          <w:sz w:val="24"/>
          <w:szCs w:val="22"/>
        </w:rPr>
        <w:t xml:space="preserve">The TS Department shall have access to budgets from </w:t>
      </w:r>
      <w:r w:rsidRPr="00DD349B">
        <w:rPr>
          <w:b/>
          <w:bCs/>
          <w:sz w:val="24"/>
          <w:szCs w:val="22"/>
        </w:rPr>
        <w:t>all five Bases</w:t>
      </w:r>
      <w:r w:rsidRPr="00DD349B">
        <w:rPr>
          <w:sz w:val="24"/>
          <w:szCs w:val="22"/>
        </w:rPr>
        <w:t>.</w:t>
      </w:r>
    </w:p>
    <w:p w14:paraId="30758B7D" w14:textId="77777777" w:rsidR="00DD349B" w:rsidRPr="00DD349B" w:rsidRDefault="00DD349B" w:rsidP="00DD349B">
      <w:pPr>
        <w:rPr>
          <w:sz w:val="24"/>
          <w:szCs w:val="22"/>
        </w:rPr>
      </w:pPr>
      <w:r w:rsidRPr="00DD349B">
        <w:rPr>
          <w:sz w:val="24"/>
          <w:szCs w:val="22"/>
        </w:rPr>
        <w:pict w14:anchorId="27E369DA">
          <v:rect id="_x0000_i1045" style="width:0;height:1.5pt" o:hralign="center" o:hrstd="t" o:hr="t" fillcolor="#a0a0a0" stroked="f"/>
        </w:pict>
      </w:r>
    </w:p>
    <w:p w14:paraId="2874FB99" w14:textId="77777777" w:rsidR="00DD349B" w:rsidRPr="00DD349B" w:rsidRDefault="00DD349B" w:rsidP="00DD349B">
      <w:pPr>
        <w:rPr>
          <w:b/>
          <w:bCs/>
          <w:sz w:val="24"/>
          <w:szCs w:val="22"/>
        </w:rPr>
      </w:pPr>
      <w:r w:rsidRPr="00DD349B">
        <w:rPr>
          <w:b/>
          <w:bCs/>
          <w:sz w:val="24"/>
          <w:szCs w:val="22"/>
        </w:rPr>
        <w:t>Level 4 – Finance Department</w:t>
      </w:r>
    </w:p>
    <w:p w14:paraId="2AE4F779" w14:textId="77777777" w:rsidR="00DD349B" w:rsidRPr="00DD349B" w:rsidRDefault="00DD349B" w:rsidP="00DD349B">
      <w:pPr>
        <w:rPr>
          <w:sz w:val="24"/>
          <w:szCs w:val="22"/>
        </w:rPr>
      </w:pPr>
      <w:r w:rsidRPr="00DD349B">
        <w:rPr>
          <w:sz w:val="24"/>
          <w:szCs w:val="22"/>
        </w:rPr>
        <w:t>The Finance Department shall:</w:t>
      </w:r>
    </w:p>
    <w:p w14:paraId="2CF69D19" w14:textId="77777777" w:rsidR="00DD349B" w:rsidRPr="00DD349B" w:rsidRDefault="00DD349B" w:rsidP="00DD349B">
      <w:pPr>
        <w:numPr>
          <w:ilvl w:val="0"/>
          <w:numId w:val="8"/>
        </w:numPr>
        <w:rPr>
          <w:sz w:val="24"/>
          <w:szCs w:val="22"/>
        </w:rPr>
      </w:pPr>
      <w:r w:rsidRPr="00DD349B">
        <w:rPr>
          <w:sz w:val="24"/>
          <w:szCs w:val="22"/>
        </w:rPr>
        <w:t xml:space="preserve">Review budgets approved by the TS Department. </w:t>
      </w:r>
    </w:p>
    <w:p w14:paraId="0BF58E25" w14:textId="77777777" w:rsidR="00DD349B" w:rsidRPr="00DD349B" w:rsidRDefault="00DD349B" w:rsidP="00DD349B">
      <w:pPr>
        <w:numPr>
          <w:ilvl w:val="0"/>
          <w:numId w:val="8"/>
        </w:numPr>
        <w:rPr>
          <w:sz w:val="24"/>
          <w:szCs w:val="22"/>
        </w:rPr>
      </w:pPr>
      <w:r w:rsidRPr="00DD349B">
        <w:rPr>
          <w:sz w:val="24"/>
          <w:szCs w:val="22"/>
        </w:rPr>
        <w:t xml:space="preserve">Verify financial provisions and budget allocations. </w:t>
      </w:r>
    </w:p>
    <w:p w14:paraId="665ACE8C" w14:textId="77777777" w:rsidR="00DD349B" w:rsidRPr="00DD349B" w:rsidRDefault="00DD349B" w:rsidP="00DD349B">
      <w:pPr>
        <w:numPr>
          <w:ilvl w:val="0"/>
          <w:numId w:val="8"/>
        </w:numPr>
        <w:rPr>
          <w:sz w:val="24"/>
          <w:szCs w:val="22"/>
        </w:rPr>
      </w:pPr>
      <w:r w:rsidRPr="00DD349B">
        <w:rPr>
          <w:sz w:val="24"/>
          <w:szCs w:val="22"/>
        </w:rPr>
        <w:lastRenderedPageBreak/>
        <w:t xml:space="preserve">Approve and finalize the budget. </w:t>
      </w:r>
    </w:p>
    <w:p w14:paraId="44B2B809" w14:textId="77777777" w:rsidR="00DD349B" w:rsidRPr="00DD349B" w:rsidRDefault="00DD349B" w:rsidP="00DD349B">
      <w:pPr>
        <w:numPr>
          <w:ilvl w:val="0"/>
          <w:numId w:val="8"/>
        </w:numPr>
        <w:rPr>
          <w:sz w:val="24"/>
          <w:szCs w:val="22"/>
        </w:rPr>
      </w:pPr>
      <w:r w:rsidRPr="00DD349B">
        <w:rPr>
          <w:sz w:val="24"/>
          <w:szCs w:val="22"/>
        </w:rPr>
        <w:t xml:space="preserve">Return the budget to the TS Department with remarks if revisions are required. </w:t>
      </w:r>
    </w:p>
    <w:p w14:paraId="174B0FAF" w14:textId="77777777" w:rsidR="00DD349B" w:rsidRDefault="00DD349B" w:rsidP="00DD349B">
      <w:pPr>
        <w:rPr>
          <w:sz w:val="24"/>
          <w:szCs w:val="22"/>
        </w:rPr>
      </w:pPr>
      <w:r w:rsidRPr="00DD349B">
        <w:rPr>
          <w:sz w:val="24"/>
          <w:szCs w:val="22"/>
        </w:rPr>
        <w:t xml:space="preserve">Upon Finance approval, the budget shall be marked as </w:t>
      </w:r>
      <w:r w:rsidRPr="00DD349B">
        <w:rPr>
          <w:b/>
          <w:bCs/>
          <w:sz w:val="24"/>
          <w:szCs w:val="22"/>
        </w:rPr>
        <w:t>Final Approved</w:t>
      </w:r>
      <w:r w:rsidRPr="00DD349B">
        <w:rPr>
          <w:sz w:val="24"/>
          <w:szCs w:val="22"/>
        </w:rPr>
        <w:t xml:space="preserve"> and shall become read-only unless a formal budget revision process is initiated.</w:t>
      </w:r>
    </w:p>
    <w:p w14:paraId="1CC30803" w14:textId="77777777" w:rsidR="00DD349B" w:rsidRDefault="00DD349B" w:rsidP="00DD349B">
      <w:pPr>
        <w:rPr>
          <w:sz w:val="24"/>
          <w:szCs w:val="22"/>
        </w:rPr>
      </w:pPr>
    </w:p>
    <w:p w14:paraId="6ED2A89C" w14:textId="77777777" w:rsidR="00DD349B" w:rsidRDefault="00DD349B" w:rsidP="00DD349B">
      <w:pPr>
        <w:rPr>
          <w:sz w:val="24"/>
          <w:szCs w:val="22"/>
        </w:rPr>
      </w:pPr>
    </w:p>
    <w:p w14:paraId="3CD73052" w14:textId="1A24DA0E" w:rsidR="00DD349B" w:rsidRDefault="009A7960" w:rsidP="00DD349B">
      <w:pPr>
        <w:rPr>
          <w:b/>
          <w:bCs/>
          <w:sz w:val="32"/>
          <w:szCs w:val="28"/>
        </w:rPr>
      </w:pPr>
      <w:r>
        <w:rPr>
          <w:b/>
          <w:bCs/>
          <w:sz w:val="32"/>
          <w:szCs w:val="28"/>
        </w:rPr>
        <w:t xml:space="preserve">6. </w:t>
      </w:r>
      <w:r w:rsidRPr="009A7960">
        <w:rPr>
          <w:b/>
          <w:bCs/>
          <w:sz w:val="32"/>
          <w:szCs w:val="28"/>
        </w:rPr>
        <w:t>Modules .</w:t>
      </w:r>
    </w:p>
    <w:p w14:paraId="55FF4641" w14:textId="2A004C37" w:rsidR="009A7960" w:rsidRDefault="009A7960" w:rsidP="00DD349B">
      <w:pPr>
        <w:rPr>
          <w:sz w:val="32"/>
          <w:szCs w:val="28"/>
        </w:rPr>
      </w:pPr>
      <w:r w:rsidRPr="009A7960">
        <w:rPr>
          <w:sz w:val="32"/>
          <w:szCs w:val="28"/>
        </w:rPr>
        <w:t xml:space="preserve">There are 5 modules we need to develop </w:t>
      </w:r>
      <w:r>
        <w:rPr>
          <w:sz w:val="32"/>
          <w:szCs w:val="28"/>
        </w:rPr>
        <w:t>.</w:t>
      </w:r>
    </w:p>
    <w:p w14:paraId="767DF4A7" w14:textId="77777777" w:rsidR="009A7960" w:rsidRDefault="009A7960" w:rsidP="00DD349B">
      <w:pPr>
        <w:rPr>
          <w:sz w:val="32"/>
          <w:szCs w:val="28"/>
        </w:rPr>
      </w:pPr>
    </w:p>
    <w:p w14:paraId="774CC867" w14:textId="78CA607B" w:rsidR="009A7960" w:rsidRDefault="009A7960" w:rsidP="00DD349B">
      <w:pPr>
        <w:rPr>
          <w:sz w:val="32"/>
          <w:szCs w:val="28"/>
        </w:rPr>
      </w:pPr>
      <w:r>
        <w:rPr>
          <w:sz w:val="32"/>
          <w:szCs w:val="28"/>
        </w:rPr>
        <w:t>A) Home</w:t>
      </w:r>
    </w:p>
    <w:p w14:paraId="3E4EB2D2" w14:textId="06E43C15" w:rsidR="009A7960" w:rsidRDefault="009A7960" w:rsidP="00DD349B">
      <w:pPr>
        <w:rPr>
          <w:sz w:val="32"/>
          <w:szCs w:val="28"/>
        </w:rPr>
      </w:pPr>
      <w:r>
        <w:rPr>
          <w:sz w:val="32"/>
          <w:szCs w:val="28"/>
        </w:rPr>
        <w:t xml:space="preserve">B) </w:t>
      </w:r>
      <w:r w:rsidRPr="009A7960">
        <w:rPr>
          <w:sz w:val="32"/>
          <w:szCs w:val="28"/>
        </w:rPr>
        <w:t>Create</w:t>
      </w:r>
    </w:p>
    <w:p w14:paraId="5AEA50A8" w14:textId="0D9964ED" w:rsidR="009A7960" w:rsidRDefault="009A7960" w:rsidP="00DD349B">
      <w:pPr>
        <w:rPr>
          <w:sz w:val="32"/>
          <w:szCs w:val="28"/>
        </w:rPr>
      </w:pPr>
      <w:r>
        <w:rPr>
          <w:sz w:val="32"/>
          <w:szCs w:val="28"/>
        </w:rPr>
        <w:t>C)</w:t>
      </w:r>
      <w:r w:rsidRPr="009A7960">
        <w:rPr>
          <w:sz w:val="32"/>
          <w:szCs w:val="28"/>
        </w:rPr>
        <w:t xml:space="preserve"> Approve </w:t>
      </w:r>
    </w:p>
    <w:p w14:paraId="07832C52" w14:textId="77777777" w:rsidR="009A7960" w:rsidRDefault="009A7960" w:rsidP="00DD349B">
      <w:pPr>
        <w:rPr>
          <w:sz w:val="32"/>
          <w:szCs w:val="28"/>
        </w:rPr>
      </w:pPr>
      <w:r>
        <w:rPr>
          <w:sz w:val="32"/>
          <w:szCs w:val="28"/>
        </w:rPr>
        <w:t>D) Reports.</w:t>
      </w:r>
    </w:p>
    <w:p w14:paraId="2CD456D1" w14:textId="232EBEBC" w:rsidR="009A7960" w:rsidRDefault="009A7960" w:rsidP="00DD349B">
      <w:pPr>
        <w:rPr>
          <w:sz w:val="32"/>
          <w:szCs w:val="28"/>
        </w:rPr>
      </w:pPr>
      <w:r>
        <w:rPr>
          <w:sz w:val="32"/>
          <w:szCs w:val="28"/>
        </w:rPr>
        <w:t>E)</w:t>
      </w:r>
      <w:r w:rsidRPr="009A7960">
        <w:rPr>
          <w:sz w:val="32"/>
          <w:szCs w:val="28"/>
        </w:rPr>
        <w:t xml:space="preserve"> Authorization</w:t>
      </w:r>
    </w:p>
    <w:p w14:paraId="78A7418B" w14:textId="77777777" w:rsidR="009A7960" w:rsidRDefault="009A7960" w:rsidP="00DD349B">
      <w:pPr>
        <w:rPr>
          <w:sz w:val="32"/>
          <w:szCs w:val="28"/>
        </w:rPr>
      </w:pPr>
    </w:p>
    <w:p w14:paraId="32A8A139" w14:textId="77777777" w:rsidR="009A7960" w:rsidRDefault="009A7960" w:rsidP="00DD349B">
      <w:pPr>
        <w:rPr>
          <w:sz w:val="32"/>
          <w:szCs w:val="28"/>
        </w:rPr>
      </w:pPr>
    </w:p>
    <w:p w14:paraId="7FACCFF0" w14:textId="192B8FC8" w:rsidR="009A7960" w:rsidRDefault="009A7960" w:rsidP="00DD349B">
      <w:pPr>
        <w:rPr>
          <w:sz w:val="32"/>
          <w:szCs w:val="28"/>
        </w:rPr>
      </w:pPr>
      <w:r>
        <w:rPr>
          <w:sz w:val="32"/>
          <w:szCs w:val="28"/>
        </w:rPr>
        <w:t>Will Discuss about home .</w:t>
      </w:r>
    </w:p>
    <w:p w14:paraId="6F6184AC" w14:textId="77777777" w:rsidR="009A7960" w:rsidRDefault="009A7960" w:rsidP="00DD349B">
      <w:pPr>
        <w:rPr>
          <w:sz w:val="32"/>
          <w:szCs w:val="28"/>
        </w:rPr>
      </w:pPr>
    </w:p>
    <w:p w14:paraId="249DA69B" w14:textId="6FB1FB56" w:rsidR="009A7960" w:rsidRDefault="00BC5CAA" w:rsidP="00DD349B">
      <w:pPr>
        <w:rPr>
          <w:sz w:val="32"/>
          <w:szCs w:val="28"/>
        </w:rPr>
      </w:pPr>
      <w:r>
        <w:rPr>
          <w:sz w:val="32"/>
          <w:szCs w:val="28"/>
        </w:rPr>
        <w:t>First this will access to all user who ever logins into this portal .</w:t>
      </w:r>
    </w:p>
    <w:p w14:paraId="268CD076" w14:textId="1AFFB518" w:rsidR="00BC5CAA" w:rsidRDefault="00BC5CAA" w:rsidP="00DD349B">
      <w:pPr>
        <w:rPr>
          <w:sz w:val="32"/>
          <w:szCs w:val="28"/>
        </w:rPr>
      </w:pPr>
      <w:r>
        <w:rPr>
          <w:sz w:val="32"/>
          <w:szCs w:val="28"/>
        </w:rPr>
        <w:t xml:space="preserve">first will be SERPL overall will display for all .then filter will be in pipelines .then filter will be on base if any one wants see for partuculer base they will select the SERPL ovaeral an peiplines also all .then they will select the base .forther filter will be oearating location .if any one wants see the for thire paritucler location </w:t>
      </w:r>
    </w:p>
    <w:p w14:paraId="65208122" w14:textId="77777777" w:rsidR="00BC5CAA" w:rsidRDefault="00BC5CAA" w:rsidP="00DD349B">
      <w:pPr>
        <w:rPr>
          <w:sz w:val="32"/>
          <w:szCs w:val="28"/>
        </w:rPr>
      </w:pPr>
    </w:p>
    <w:p w14:paraId="4D1BBC3B" w14:textId="233BC3CF" w:rsidR="00BC5CAA" w:rsidRDefault="00BC5CAA" w:rsidP="00DD349B">
      <w:pPr>
        <w:rPr>
          <w:sz w:val="32"/>
          <w:szCs w:val="28"/>
        </w:rPr>
      </w:pPr>
      <w:r>
        <w:rPr>
          <w:sz w:val="32"/>
          <w:szCs w:val="28"/>
        </w:rPr>
        <w:t xml:space="preserve">2 tables will display in home tab </w:t>
      </w:r>
    </w:p>
    <w:p w14:paraId="741EA919" w14:textId="082F0A14" w:rsidR="00BC5CAA" w:rsidRPr="009A7960" w:rsidRDefault="00BC5CAA" w:rsidP="00DD349B">
      <w:pPr>
        <w:rPr>
          <w:sz w:val="32"/>
          <w:szCs w:val="28"/>
        </w:rPr>
      </w:pPr>
      <w:r w:rsidRPr="00BC5CAA">
        <w:rPr>
          <w:sz w:val="32"/>
          <w:szCs w:val="28"/>
        </w:rPr>
        <w:lastRenderedPageBreak/>
        <w:drawing>
          <wp:inline distT="0" distB="0" distL="0" distR="0" wp14:anchorId="0FA24F46" wp14:editId="3EDDBC9B">
            <wp:extent cx="5731510" cy="1617980"/>
            <wp:effectExtent l="0" t="0" r="2540" b="1270"/>
            <wp:docPr id="9407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42184" name=""/>
                    <pic:cNvPicPr/>
                  </pic:nvPicPr>
                  <pic:blipFill>
                    <a:blip r:embed="rId5"/>
                    <a:stretch>
                      <a:fillRect/>
                    </a:stretch>
                  </pic:blipFill>
                  <pic:spPr>
                    <a:xfrm>
                      <a:off x="0" y="0"/>
                      <a:ext cx="5731510" cy="1617980"/>
                    </a:xfrm>
                    <a:prstGeom prst="rect">
                      <a:avLst/>
                    </a:prstGeom>
                  </pic:spPr>
                </pic:pic>
              </a:graphicData>
            </a:graphic>
          </wp:inline>
        </w:drawing>
      </w:r>
    </w:p>
    <w:p w14:paraId="1F0F508E" w14:textId="77777777" w:rsidR="00DD349B" w:rsidRDefault="00DD349B" w:rsidP="003343CB">
      <w:pPr>
        <w:rPr>
          <w:sz w:val="24"/>
          <w:szCs w:val="22"/>
        </w:rPr>
      </w:pPr>
    </w:p>
    <w:p w14:paraId="421579A7" w14:textId="556BD4F3" w:rsidR="00BC5CAA" w:rsidRDefault="00BC5CAA" w:rsidP="003343CB">
      <w:pPr>
        <w:rPr>
          <w:sz w:val="24"/>
          <w:szCs w:val="22"/>
        </w:rPr>
      </w:pPr>
      <w:r>
        <w:rPr>
          <w:sz w:val="24"/>
          <w:szCs w:val="22"/>
        </w:rPr>
        <w:t>Actual expenditure 2025-26 -This will be maintained in system by finance dept</w:t>
      </w:r>
    </w:p>
    <w:p w14:paraId="418194DA" w14:textId="04B45201" w:rsidR="00BC5CAA" w:rsidRDefault="00BC5CAA" w:rsidP="003343CB">
      <w:pPr>
        <w:rPr>
          <w:sz w:val="24"/>
          <w:szCs w:val="22"/>
        </w:rPr>
      </w:pPr>
      <w:r>
        <w:rPr>
          <w:sz w:val="24"/>
          <w:szCs w:val="22"/>
        </w:rPr>
        <w:t>Approved BE 2026-27 - This will be maintained in system by finance dept</w:t>
      </w:r>
    </w:p>
    <w:p w14:paraId="22A7620E" w14:textId="43F59207" w:rsidR="00BC5CAA" w:rsidRDefault="00BC5CAA" w:rsidP="003343CB">
      <w:pPr>
        <w:rPr>
          <w:sz w:val="24"/>
          <w:szCs w:val="22"/>
        </w:rPr>
      </w:pPr>
      <w:r>
        <w:rPr>
          <w:sz w:val="24"/>
          <w:szCs w:val="22"/>
        </w:rPr>
        <w:t>Proposed RBE 2026-27- this will be filled by the user from different locations</w:t>
      </w:r>
    </w:p>
    <w:p w14:paraId="16E585C4" w14:textId="728C93C6" w:rsidR="00BC5CAA" w:rsidRDefault="00BC5CAA" w:rsidP="003343CB">
      <w:pPr>
        <w:rPr>
          <w:sz w:val="24"/>
          <w:szCs w:val="22"/>
        </w:rPr>
      </w:pPr>
      <w:r>
        <w:rPr>
          <w:sz w:val="24"/>
          <w:szCs w:val="22"/>
        </w:rPr>
        <w:t xml:space="preserve">Ongoing Expenditure 2026-27- this will be maintained </w:t>
      </w:r>
      <w:r w:rsidR="002D60E2">
        <w:rPr>
          <w:sz w:val="24"/>
          <w:szCs w:val="22"/>
        </w:rPr>
        <w:t xml:space="preserve">by finance dept from time to time </w:t>
      </w:r>
    </w:p>
    <w:p w14:paraId="08A538F2" w14:textId="1DABA5DB" w:rsidR="002D60E2" w:rsidRDefault="002D60E2" w:rsidP="002D60E2">
      <w:pPr>
        <w:rPr>
          <w:sz w:val="24"/>
          <w:szCs w:val="22"/>
        </w:rPr>
      </w:pPr>
      <w:r>
        <w:rPr>
          <w:sz w:val="24"/>
          <w:szCs w:val="22"/>
        </w:rPr>
        <w:t>Proposed BE-2027-28 -</w:t>
      </w:r>
      <w:r w:rsidRPr="002D60E2">
        <w:rPr>
          <w:sz w:val="24"/>
          <w:szCs w:val="22"/>
        </w:rPr>
        <w:t xml:space="preserve"> </w:t>
      </w:r>
      <w:r>
        <w:rPr>
          <w:sz w:val="24"/>
          <w:szCs w:val="22"/>
        </w:rPr>
        <w:t>this will be filled by the user from different locations</w:t>
      </w:r>
      <w:r w:rsidR="00BB5066">
        <w:rPr>
          <w:sz w:val="24"/>
          <w:szCs w:val="22"/>
        </w:rPr>
        <w:t>.</w:t>
      </w:r>
    </w:p>
    <w:p w14:paraId="60EFEF22" w14:textId="77777777" w:rsidR="00BB5066" w:rsidRDefault="00BB5066" w:rsidP="002D60E2">
      <w:pPr>
        <w:rPr>
          <w:sz w:val="24"/>
          <w:szCs w:val="22"/>
        </w:rPr>
      </w:pPr>
    </w:p>
    <w:p w14:paraId="2B2F9C6A" w14:textId="77777777" w:rsidR="00BB5066" w:rsidRDefault="00BB5066" w:rsidP="002D60E2">
      <w:pPr>
        <w:rPr>
          <w:sz w:val="24"/>
          <w:szCs w:val="22"/>
        </w:rPr>
      </w:pPr>
    </w:p>
    <w:p w14:paraId="28B58A63" w14:textId="3C0C2EE3" w:rsidR="00BB5066" w:rsidRDefault="00BB5066" w:rsidP="002D60E2">
      <w:pPr>
        <w:rPr>
          <w:sz w:val="24"/>
          <w:szCs w:val="22"/>
          <w:u w:val="single"/>
        </w:rPr>
      </w:pPr>
      <w:r w:rsidRPr="00BB5066">
        <w:rPr>
          <w:sz w:val="24"/>
          <w:szCs w:val="22"/>
          <w:u w:val="single"/>
        </w:rPr>
        <w:t xml:space="preserve">Create tab </w:t>
      </w:r>
      <w:ins w:id="0" w:author="Microsoft Word" w:date="2026-07-26T11:58:00Z" w16du:dateUtc="2026-07-26T06:28:00Z">
        <w:r w:rsidR="00C921B4">
          <w:rPr>
            <w:sz w:val="24"/>
            <w:szCs w:val="22"/>
            <w:u w:val="single"/>
          </w:rPr>
          <w:t>.</w:t>
        </w:r>
      </w:ins>
    </w:p>
    <w:p w14:paraId="62352D10" w14:textId="77777777" w:rsidR="00C921B4" w:rsidRDefault="00C921B4" w:rsidP="002D60E2">
      <w:pPr>
        <w:rPr>
          <w:sz w:val="24"/>
          <w:szCs w:val="22"/>
          <w:u w:val="single"/>
        </w:rPr>
      </w:pPr>
    </w:p>
    <w:p w14:paraId="267B73E4" w14:textId="44592663" w:rsidR="00C921B4" w:rsidRDefault="001A5AFC" w:rsidP="002D60E2">
      <w:pPr>
        <w:rPr>
          <w:sz w:val="24"/>
          <w:szCs w:val="22"/>
          <w:u w:val="single"/>
        </w:rPr>
      </w:pPr>
      <w:r w:rsidRPr="001A5AFC">
        <w:rPr>
          <w:sz w:val="24"/>
          <w:szCs w:val="22"/>
          <w:u w:val="single"/>
        </w:rPr>
        <w:drawing>
          <wp:inline distT="0" distB="0" distL="0" distR="0" wp14:anchorId="2B227E41" wp14:editId="23174628">
            <wp:extent cx="5731510" cy="657225"/>
            <wp:effectExtent l="0" t="0" r="2540" b="9525"/>
            <wp:docPr id="36824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6769" name=""/>
                    <pic:cNvPicPr/>
                  </pic:nvPicPr>
                  <pic:blipFill>
                    <a:blip r:embed="rId6"/>
                    <a:stretch>
                      <a:fillRect/>
                    </a:stretch>
                  </pic:blipFill>
                  <pic:spPr>
                    <a:xfrm>
                      <a:off x="0" y="0"/>
                      <a:ext cx="5731510" cy="657225"/>
                    </a:xfrm>
                    <a:prstGeom prst="rect">
                      <a:avLst/>
                    </a:prstGeom>
                  </pic:spPr>
                </pic:pic>
              </a:graphicData>
            </a:graphic>
          </wp:inline>
        </w:drawing>
      </w:r>
    </w:p>
    <w:p w14:paraId="2FF51ED8" w14:textId="77777777" w:rsidR="001A5AFC" w:rsidRDefault="001A5AFC" w:rsidP="002D60E2">
      <w:pPr>
        <w:rPr>
          <w:sz w:val="24"/>
          <w:szCs w:val="22"/>
          <w:u w:val="single"/>
        </w:rPr>
      </w:pPr>
    </w:p>
    <w:p w14:paraId="3028DD1E" w14:textId="70BABC46" w:rsidR="001A5AFC" w:rsidRDefault="001A5AFC" w:rsidP="002D60E2">
      <w:pPr>
        <w:rPr>
          <w:sz w:val="24"/>
          <w:szCs w:val="22"/>
        </w:rPr>
      </w:pPr>
      <w:r w:rsidRPr="001A5AFC">
        <w:rPr>
          <w:sz w:val="24"/>
          <w:szCs w:val="22"/>
        </w:rPr>
        <w:t xml:space="preserve">In create tab </w:t>
      </w:r>
      <w:r>
        <w:rPr>
          <w:sz w:val="24"/>
          <w:szCs w:val="22"/>
        </w:rPr>
        <w:t xml:space="preserve"> as per base mapping for employee  will able to </w:t>
      </w:r>
      <w:r w:rsidR="00D57729">
        <w:rPr>
          <w:sz w:val="24"/>
          <w:szCs w:val="22"/>
        </w:rPr>
        <w:t>crete budget for mapped base locations only same thing will be there for new portal .</w:t>
      </w:r>
    </w:p>
    <w:p w14:paraId="1BAEB0A7" w14:textId="28A529E4" w:rsidR="008E2776" w:rsidRDefault="001954B5" w:rsidP="002D60E2">
      <w:pPr>
        <w:rPr>
          <w:sz w:val="24"/>
          <w:szCs w:val="22"/>
        </w:rPr>
      </w:pPr>
      <w:r>
        <w:rPr>
          <w:sz w:val="24"/>
          <w:szCs w:val="22"/>
        </w:rPr>
        <w:t>Once select the submit button after selecting budget .</w:t>
      </w:r>
    </w:p>
    <w:p w14:paraId="638630A8" w14:textId="77777777" w:rsidR="001954B5" w:rsidRDefault="001954B5" w:rsidP="002D60E2">
      <w:pPr>
        <w:rPr>
          <w:sz w:val="24"/>
          <w:szCs w:val="22"/>
        </w:rPr>
      </w:pPr>
    </w:p>
    <w:p w14:paraId="2565BB63" w14:textId="4DE781FA" w:rsidR="001954B5" w:rsidRDefault="00453AE9" w:rsidP="002D60E2">
      <w:pPr>
        <w:rPr>
          <w:sz w:val="24"/>
          <w:szCs w:val="22"/>
        </w:rPr>
      </w:pPr>
      <w:r w:rsidRPr="00453AE9">
        <w:rPr>
          <w:sz w:val="24"/>
          <w:szCs w:val="22"/>
        </w:rPr>
        <w:drawing>
          <wp:inline distT="0" distB="0" distL="0" distR="0" wp14:anchorId="4572397F" wp14:editId="2293A1C2">
            <wp:extent cx="5731510" cy="1569720"/>
            <wp:effectExtent l="0" t="0" r="2540" b="0"/>
            <wp:docPr id="48608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88496" name=""/>
                    <pic:cNvPicPr/>
                  </pic:nvPicPr>
                  <pic:blipFill>
                    <a:blip r:embed="rId7"/>
                    <a:stretch>
                      <a:fillRect/>
                    </a:stretch>
                  </pic:blipFill>
                  <pic:spPr>
                    <a:xfrm>
                      <a:off x="0" y="0"/>
                      <a:ext cx="5731510" cy="1569720"/>
                    </a:xfrm>
                    <a:prstGeom prst="rect">
                      <a:avLst/>
                    </a:prstGeom>
                  </pic:spPr>
                </pic:pic>
              </a:graphicData>
            </a:graphic>
          </wp:inline>
        </w:drawing>
      </w:r>
    </w:p>
    <w:p w14:paraId="62383284" w14:textId="77777777" w:rsidR="001954B5" w:rsidRDefault="001954B5" w:rsidP="002D60E2">
      <w:pPr>
        <w:rPr>
          <w:sz w:val="24"/>
          <w:szCs w:val="22"/>
        </w:rPr>
      </w:pPr>
    </w:p>
    <w:p w14:paraId="07116A25" w14:textId="77777777" w:rsidR="001954B5" w:rsidRDefault="001954B5" w:rsidP="002D60E2">
      <w:pPr>
        <w:rPr>
          <w:sz w:val="24"/>
          <w:szCs w:val="22"/>
        </w:rPr>
      </w:pPr>
    </w:p>
    <w:p w14:paraId="4C2BC549" w14:textId="77777777" w:rsidR="00D57729" w:rsidRDefault="00D57729" w:rsidP="002D60E2">
      <w:pPr>
        <w:rPr>
          <w:sz w:val="24"/>
          <w:szCs w:val="22"/>
        </w:rPr>
      </w:pPr>
    </w:p>
    <w:p w14:paraId="137E5620" w14:textId="77777777" w:rsidR="00D57729" w:rsidRPr="001A5AFC" w:rsidRDefault="00D57729" w:rsidP="002D60E2">
      <w:pPr>
        <w:rPr>
          <w:sz w:val="24"/>
          <w:szCs w:val="22"/>
        </w:rPr>
      </w:pPr>
    </w:p>
    <w:p w14:paraId="3379E2B0" w14:textId="45864E31" w:rsidR="002D60E2" w:rsidRDefault="002D60E2" w:rsidP="003343CB">
      <w:pPr>
        <w:rPr>
          <w:sz w:val="24"/>
          <w:szCs w:val="22"/>
        </w:rPr>
      </w:pPr>
    </w:p>
    <w:p w14:paraId="0A79E550" w14:textId="77777777" w:rsidR="002D60E2" w:rsidRDefault="002D60E2" w:rsidP="003343CB">
      <w:pPr>
        <w:rPr>
          <w:sz w:val="24"/>
          <w:szCs w:val="22"/>
        </w:rPr>
      </w:pPr>
    </w:p>
    <w:p w14:paraId="16EFCF70" w14:textId="77777777" w:rsidR="003343CB" w:rsidRPr="003343CB" w:rsidRDefault="003343CB" w:rsidP="003343CB">
      <w:pPr>
        <w:rPr>
          <w:sz w:val="24"/>
          <w:szCs w:val="22"/>
        </w:rPr>
      </w:pPr>
    </w:p>
    <w:p w14:paraId="6174F236" w14:textId="77777777" w:rsidR="003343CB" w:rsidRPr="003343CB" w:rsidRDefault="003343CB" w:rsidP="003343CB">
      <w:pPr>
        <w:rPr>
          <w:b/>
          <w:bCs/>
          <w:sz w:val="24"/>
          <w:szCs w:val="22"/>
        </w:rPr>
      </w:pPr>
    </w:p>
    <w:p w14:paraId="30CD0A90" w14:textId="77777777" w:rsidR="003343CB" w:rsidRPr="003343CB" w:rsidRDefault="003343CB" w:rsidP="0023661F">
      <w:pPr>
        <w:rPr>
          <w:sz w:val="40"/>
          <w:szCs w:val="36"/>
        </w:rPr>
      </w:pPr>
    </w:p>
    <w:sectPr w:rsidR="003343CB" w:rsidRPr="00334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245"/>
    <w:multiLevelType w:val="multilevel"/>
    <w:tmpl w:val="79E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A11E9"/>
    <w:multiLevelType w:val="hybridMultilevel"/>
    <w:tmpl w:val="37B23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7B2FA5"/>
    <w:multiLevelType w:val="multilevel"/>
    <w:tmpl w:val="F58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75B5C"/>
    <w:multiLevelType w:val="multilevel"/>
    <w:tmpl w:val="3678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46D94"/>
    <w:multiLevelType w:val="multilevel"/>
    <w:tmpl w:val="0F8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F78CE"/>
    <w:multiLevelType w:val="multilevel"/>
    <w:tmpl w:val="8E9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6588E"/>
    <w:multiLevelType w:val="multilevel"/>
    <w:tmpl w:val="33E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13F62"/>
    <w:multiLevelType w:val="hybridMultilevel"/>
    <w:tmpl w:val="62D4D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1100173">
    <w:abstractNumId w:val="7"/>
  </w:num>
  <w:num w:numId="2" w16cid:durableId="522327451">
    <w:abstractNumId w:val="1"/>
  </w:num>
  <w:num w:numId="3" w16cid:durableId="1508474189">
    <w:abstractNumId w:val="0"/>
  </w:num>
  <w:num w:numId="4" w16cid:durableId="1776630965">
    <w:abstractNumId w:val="5"/>
  </w:num>
  <w:num w:numId="5" w16cid:durableId="1290358750">
    <w:abstractNumId w:val="6"/>
  </w:num>
  <w:num w:numId="6" w16cid:durableId="1497530166">
    <w:abstractNumId w:val="4"/>
  </w:num>
  <w:num w:numId="7" w16cid:durableId="331881054">
    <w:abstractNumId w:val="2"/>
  </w:num>
  <w:num w:numId="8" w16cid:durableId="1342704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3E"/>
    <w:rsid w:val="001954B5"/>
    <w:rsid w:val="001A5AFC"/>
    <w:rsid w:val="0023661F"/>
    <w:rsid w:val="002D60E2"/>
    <w:rsid w:val="003343CB"/>
    <w:rsid w:val="003E40F9"/>
    <w:rsid w:val="00453AE9"/>
    <w:rsid w:val="008E2776"/>
    <w:rsid w:val="009310E6"/>
    <w:rsid w:val="009A7960"/>
    <w:rsid w:val="00BB5066"/>
    <w:rsid w:val="00BC5CAA"/>
    <w:rsid w:val="00C921B4"/>
    <w:rsid w:val="00D57729"/>
    <w:rsid w:val="00DD349B"/>
    <w:rsid w:val="00F2399C"/>
    <w:rsid w:val="00FD75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2847"/>
  <w15:chartTrackingRefBased/>
  <w15:docId w15:val="{3BF97F79-51B2-43E5-A210-FA4484088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D753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D753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D753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D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53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D753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D753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D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53E"/>
    <w:rPr>
      <w:rFonts w:eastAsiaTheme="majorEastAsia" w:cstheme="majorBidi"/>
      <w:color w:val="272727" w:themeColor="text1" w:themeTint="D8"/>
    </w:rPr>
  </w:style>
  <w:style w:type="paragraph" w:styleId="Title">
    <w:name w:val="Title"/>
    <w:basedOn w:val="Normal"/>
    <w:next w:val="Normal"/>
    <w:link w:val="TitleChar"/>
    <w:uiPriority w:val="10"/>
    <w:qFormat/>
    <w:rsid w:val="00FD753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D753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D753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D753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D753E"/>
    <w:pPr>
      <w:spacing w:before="160"/>
      <w:jc w:val="center"/>
    </w:pPr>
    <w:rPr>
      <w:i/>
      <w:iCs/>
      <w:color w:val="404040" w:themeColor="text1" w:themeTint="BF"/>
    </w:rPr>
  </w:style>
  <w:style w:type="character" w:customStyle="1" w:styleId="QuoteChar">
    <w:name w:val="Quote Char"/>
    <w:basedOn w:val="DefaultParagraphFont"/>
    <w:link w:val="Quote"/>
    <w:uiPriority w:val="29"/>
    <w:rsid w:val="00FD753E"/>
    <w:rPr>
      <w:rFonts w:cs="Mangal"/>
      <w:i/>
      <w:iCs/>
      <w:color w:val="404040" w:themeColor="text1" w:themeTint="BF"/>
    </w:rPr>
  </w:style>
  <w:style w:type="paragraph" w:styleId="ListParagraph">
    <w:name w:val="List Paragraph"/>
    <w:basedOn w:val="Normal"/>
    <w:uiPriority w:val="34"/>
    <w:qFormat/>
    <w:rsid w:val="00FD753E"/>
    <w:pPr>
      <w:ind w:left="720"/>
      <w:contextualSpacing/>
    </w:pPr>
  </w:style>
  <w:style w:type="character" w:styleId="IntenseEmphasis">
    <w:name w:val="Intense Emphasis"/>
    <w:basedOn w:val="DefaultParagraphFont"/>
    <w:uiPriority w:val="21"/>
    <w:qFormat/>
    <w:rsid w:val="00FD753E"/>
    <w:rPr>
      <w:i/>
      <w:iCs/>
      <w:color w:val="0F4761" w:themeColor="accent1" w:themeShade="BF"/>
    </w:rPr>
  </w:style>
  <w:style w:type="paragraph" w:styleId="IntenseQuote">
    <w:name w:val="Intense Quote"/>
    <w:basedOn w:val="Normal"/>
    <w:next w:val="Normal"/>
    <w:link w:val="IntenseQuoteChar"/>
    <w:uiPriority w:val="30"/>
    <w:qFormat/>
    <w:rsid w:val="00FD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53E"/>
    <w:rPr>
      <w:rFonts w:cs="Mangal"/>
      <w:i/>
      <w:iCs/>
      <w:color w:val="0F4761" w:themeColor="accent1" w:themeShade="BF"/>
    </w:rPr>
  </w:style>
  <w:style w:type="character" w:styleId="IntenseReference">
    <w:name w:val="Intense Reference"/>
    <w:basedOn w:val="DefaultParagraphFont"/>
    <w:uiPriority w:val="32"/>
    <w:qFormat/>
    <w:rsid w:val="00FD7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6</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IOCL</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Raviteja Naik, Guggulotu (रवितेजा नाइक, गुग्गुलोतु)</dc:creator>
  <cp:keywords/>
  <dc:description/>
  <cp:lastModifiedBy>Raviteja Naik, Guggulotu (रवितेजा नाइक, गुग्गुलोतु)</cp:lastModifiedBy>
  <cp:revision>8</cp:revision>
  <dcterms:created xsi:type="dcterms:W3CDTF">2026-07-25T10:05:00Z</dcterms:created>
  <dcterms:modified xsi:type="dcterms:W3CDTF">2026-07-26T06:34:00Z</dcterms:modified>
</cp:coreProperties>
</file>